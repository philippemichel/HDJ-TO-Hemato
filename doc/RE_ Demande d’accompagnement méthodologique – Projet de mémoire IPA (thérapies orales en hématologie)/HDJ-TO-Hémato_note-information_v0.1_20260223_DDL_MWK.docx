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875FD" w14:textId="77777777" w:rsidR="00276869" w:rsidRPr="00826193" w:rsidRDefault="00276869" w:rsidP="00276869">
      <w:pPr>
        <w:jc w:val="center"/>
        <w:rPr>
          <w:rStyle w:val="Accentuation"/>
          <w:rFonts w:eastAsia="Calibri"/>
        </w:rPr>
      </w:pPr>
      <w:r w:rsidRPr="00826193">
        <w:rPr>
          <w:rStyle w:val="Accentuation"/>
          <w:rFonts w:eastAsia="Calibri"/>
        </w:rPr>
        <w:t xml:space="preserve">Recherche </w:t>
      </w:r>
      <w:r>
        <w:rPr>
          <w:rStyle w:val="Accentuation"/>
          <w:rFonts w:eastAsia="Calibri"/>
        </w:rPr>
        <w:t>n’</w:t>
      </w:r>
      <w:r w:rsidRPr="00826193">
        <w:rPr>
          <w:rStyle w:val="Accentuation"/>
          <w:rFonts w:eastAsia="Calibri"/>
        </w:rPr>
        <w:t>impliquant</w:t>
      </w:r>
      <w:r>
        <w:rPr>
          <w:rStyle w:val="Accentuation"/>
          <w:rFonts w:eastAsia="Calibri"/>
        </w:rPr>
        <w:t xml:space="preserve"> pas</w:t>
      </w:r>
      <w:r w:rsidRPr="00826193">
        <w:rPr>
          <w:rStyle w:val="Accentuation"/>
          <w:rFonts w:eastAsia="Calibri"/>
        </w:rPr>
        <w:t xml:space="preserve"> la personne humaine (R</w:t>
      </w:r>
      <w:r>
        <w:rPr>
          <w:rStyle w:val="Accentuation"/>
          <w:rFonts w:eastAsia="Calibri"/>
        </w:rPr>
        <w:t>N</w:t>
      </w:r>
      <w:r w:rsidRPr="00826193">
        <w:rPr>
          <w:rStyle w:val="Accentuation"/>
          <w:rFonts w:eastAsia="Calibri"/>
        </w:rPr>
        <w:t>IPH)</w:t>
      </w:r>
    </w:p>
    <w:p w14:paraId="15332CED" w14:textId="77777777" w:rsidR="00276869" w:rsidRPr="00DC2D01" w:rsidRDefault="005C0C34" w:rsidP="00276869">
      <w:pPr>
        <w:pStyle w:val="Titre"/>
        <w:pBdr>
          <w:top w:val="single" w:sz="4" w:space="1" w:color="000000"/>
          <w:left w:val="single" w:sz="4" w:space="4" w:color="000000"/>
          <w:bottom w:val="single" w:sz="4" w:space="1" w:color="000000"/>
          <w:right w:val="single" w:sz="4" w:space="4" w:color="000000"/>
        </w:pBdr>
        <w:spacing w:before="0"/>
      </w:pPr>
      <w:r>
        <w:t>HDJ-TO-Hémato</w:t>
      </w:r>
    </w:p>
    <w:p w14:paraId="674F348C" w14:textId="77777777" w:rsidR="00276869" w:rsidRPr="00DC2D01" w:rsidRDefault="00276869" w:rsidP="00276869">
      <w:pPr>
        <w:pStyle w:val="Sous-titre"/>
        <w:pBdr>
          <w:top w:val="single" w:sz="4" w:space="1" w:color="000000"/>
          <w:left w:val="single" w:sz="4" w:space="4" w:color="000000"/>
          <w:bottom w:val="single" w:sz="4" w:space="1" w:color="000000"/>
          <w:right w:val="single" w:sz="4" w:space="4" w:color="000000"/>
        </w:pBdr>
      </w:pPr>
      <w:bookmarkStart w:id="0" w:name="_Toc459810680"/>
      <w:bookmarkStart w:id="1" w:name="_Toc459810790"/>
      <w:bookmarkStart w:id="2" w:name="_Toc460849007"/>
      <w:bookmarkStart w:id="3" w:name="_Toc460849673"/>
      <w:bookmarkStart w:id="4" w:name="_Toc460852750"/>
      <w:r w:rsidRPr="00DC2D01">
        <w:t>« </w:t>
      </w:r>
      <w:bookmarkEnd w:id="0"/>
      <w:bookmarkEnd w:id="1"/>
      <w:bookmarkEnd w:id="2"/>
      <w:bookmarkEnd w:id="3"/>
      <w:bookmarkEnd w:id="4"/>
      <w:r w:rsidR="005C0C34">
        <w:t xml:space="preserve">Analyse de pratiques professionnelles pour la structuration d’un parcours en </w:t>
      </w:r>
      <w:r w:rsidR="005C0C34" w:rsidRPr="00097A1D">
        <w:t>hôpital</w:t>
      </w:r>
      <w:r w:rsidR="005C0C34">
        <w:t xml:space="preserve"> de jour dédié aux thérapies orales en hématologie</w:t>
      </w:r>
      <w:r w:rsidR="005C0C34" w:rsidRPr="00DC2D01">
        <w:t xml:space="preserve"> »</w:t>
      </w:r>
    </w:p>
    <w:p w14:paraId="649FBE64" w14:textId="77777777" w:rsidR="00276869" w:rsidRPr="00C5311B" w:rsidRDefault="00276869" w:rsidP="00276869">
      <w:pPr>
        <w:pStyle w:val="Sous-titre"/>
        <w:rPr>
          <w:sz w:val="22"/>
        </w:rPr>
      </w:pPr>
      <w:r w:rsidRPr="00C5311B">
        <w:rPr>
          <w:sz w:val="22"/>
        </w:rPr>
        <w:t xml:space="preserve">Code Projet : </w:t>
      </w:r>
      <w:r w:rsidRPr="00C5311B">
        <w:rPr>
          <w:b/>
          <w:sz w:val="22"/>
          <w:highlight w:val="yellow"/>
        </w:rPr>
        <w:t>000000</w:t>
      </w:r>
    </w:p>
    <w:p w14:paraId="5F57F2DE" w14:textId="77777777" w:rsidR="00276869" w:rsidRPr="00B15994" w:rsidRDefault="00276869" w:rsidP="00276869">
      <w:pPr>
        <w:pStyle w:val="Titre"/>
        <w:ind w:left="-567" w:right="-568"/>
      </w:pPr>
      <w:r w:rsidRPr="00B15994">
        <w:t>NOTE D’INFORMATION destinée aux personnes participant à la recherche</w:t>
      </w:r>
    </w:p>
    <w:p w14:paraId="4C0D281B" w14:textId="77777777" w:rsidR="00276869" w:rsidRPr="00C5311B" w:rsidRDefault="00276869" w:rsidP="00276869">
      <w:pPr>
        <w:pStyle w:val="Sous-titre"/>
        <w:rPr>
          <w:sz w:val="22"/>
        </w:rPr>
      </w:pPr>
      <w:r w:rsidRPr="00C5311B">
        <w:rPr>
          <w:sz w:val="22"/>
        </w:rPr>
        <w:t>Version n</w:t>
      </w:r>
      <w:r w:rsidRPr="00C5311B">
        <w:rPr>
          <w:sz w:val="22"/>
          <w:vertAlign w:val="superscript"/>
        </w:rPr>
        <w:t>o</w:t>
      </w:r>
      <w:r w:rsidRPr="00C5311B">
        <w:rPr>
          <w:sz w:val="22"/>
        </w:rPr>
        <w:t xml:space="preserve"> </w:t>
      </w:r>
      <w:r w:rsidRPr="00C5311B">
        <w:rPr>
          <w:b/>
          <w:sz w:val="22"/>
          <w:highlight w:val="yellow"/>
        </w:rPr>
        <w:t>0-</w:t>
      </w:r>
      <w:r w:rsidR="005C0C34">
        <w:rPr>
          <w:b/>
          <w:sz w:val="22"/>
        </w:rPr>
        <w:t>1</w:t>
      </w:r>
      <w:r w:rsidRPr="00C5311B">
        <w:rPr>
          <w:sz w:val="22"/>
        </w:rPr>
        <w:t xml:space="preserve"> du </w:t>
      </w:r>
      <w:r w:rsidR="005C0C34">
        <w:rPr>
          <w:b/>
          <w:sz w:val="22"/>
        </w:rPr>
        <w:t>20/02/2026</w:t>
      </w:r>
    </w:p>
    <w:p w14:paraId="2FC87E82" w14:textId="77777777" w:rsidR="00276869" w:rsidRPr="008B4A3E" w:rsidRDefault="00276869" w:rsidP="00276869">
      <w:pPr>
        <w:shd w:val="clear" w:color="auto" w:fill="E7E6E6" w:themeFill="background2"/>
        <w:jc w:val="center"/>
        <w:rPr>
          <w:rStyle w:val="Emphaseintense"/>
        </w:rPr>
      </w:pPr>
      <w:r>
        <w:rPr>
          <w:rStyle w:val="Emphaseintense"/>
        </w:rPr>
        <w:t>Veuillez</w:t>
      </w:r>
      <w:r w:rsidRPr="008B4A3E">
        <w:rPr>
          <w:rStyle w:val="Emphaseintense"/>
        </w:rPr>
        <w:t xml:space="preserve"> lire attentivement cette note d'information avant de prendre votre décision.</w:t>
      </w:r>
    </w:p>
    <w:p w14:paraId="39AA0DE1" w14:textId="77777777" w:rsidR="00276869" w:rsidRPr="008B4A3E" w:rsidRDefault="00276869" w:rsidP="00276869">
      <w:pPr>
        <w:shd w:val="clear" w:color="auto" w:fill="E7E6E6" w:themeFill="background2"/>
        <w:jc w:val="center"/>
        <w:rPr>
          <w:rStyle w:val="Emphaseintense"/>
        </w:rPr>
      </w:pPr>
      <w:r>
        <w:rPr>
          <w:rStyle w:val="Emphaseintense"/>
        </w:rPr>
        <w:t>Vous pouvez demander</w:t>
      </w:r>
      <w:r w:rsidRPr="008B4A3E">
        <w:rPr>
          <w:rStyle w:val="Emphaseintense"/>
        </w:rPr>
        <w:t xml:space="preserve"> à votre </w:t>
      </w:r>
      <w:r w:rsidR="005C0C34" w:rsidRPr="00097A1D">
        <w:rPr>
          <w:rStyle w:val="Emphaseintense"/>
        </w:rPr>
        <w:t xml:space="preserve">référent </w:t>
      </w:r>
      <w:r w:rsidRPr="00097A1D">
        <w:rPr>
          <w:rStyle w:val="Emphaseintense"/>
        </w:rPr>
        <w:t>paramédical</w:t>
      </w:r>
      <w:r w:rsidRPr="008B4A3E">
        <w:rPr>
          <w:rStyle w:val="Emphaseintense"/>
        </w:rPr>
        <w:t xml:space="preserve"> de vous expliquer tout ce que vous n'avez pas pu comprendre.</w:t>
      </w:r>
    </w:p>
    <w:p w14:paraId="4BE3439C" w14:textId="77777777" w:rsidR="00276869" w:rsidRPr="008B4A3E" w:rsidRDefault="00276869" w:rsidP="00276869">
      <w:pPr>
        <w:shd w:val="clear" w:color="auto" w:fill="E7E6E6" w:themeFill="background2"/>
        <w:jc w:val="center"/>
        <w:rPr>
          <w:rStyle w:val="Emphaseintense"/>
        </w:rPr>
      </w:pPr>
      <w:r w:rsidRPr="008B4A3E">
        <w:rPr>
          <w:rStyle w:val="Emphaseintense"/>
        </w:rPr>
        <w:t>Conservez cette note d'information, elle fait foi de votre participation à la recherche.</w:t>
      </w:r>
    </w:p>
    <w:p w14:paraId="68A58D76" w14:textId="77777777" w:rsidR="00276869" w:rsidRPr="00D24DC4" w:rsidRDefault="00276869" w:rsidP="00276869"/>
    <w:tbl>
      <w:tblPr>
        <w:tblW w:w="0" w:type="auto"/>
        <w:tblLook w:val="00A0" w:firstRow="1" w:lastRow="0" w:firstColumn="1" w:lastColumn="0" w:noHBand="0" w:noVBand="0"/>
      </w:tblPr>
      <w:tblGrid>
        <w:gridCol w:w="3625"/>
        <w:gridCol w:w="5447"/>
      </w:tblGrid>
      <w:tr w:rsidR="00276869" w:rsidRPr="0046500A" w14:paraId="1BF78036" w14:textId="77777777" w:rsidTr="007A67BD">
        <w:tc>
          <w:tcPr>
            <w:tcW w:w="3828" w:type="dxa"/>
            <w:vMerge w:val="restart"/>
          </w:tcPr>
          <w:p w14:paraId="3230E73F" w14:textId="77777777" w:rsidR="00276869" w:rsidRPr="0046500A" w:rsidRDefault="00276869" w:rsidP="007A67BD">
            <w:pPr>
              <w:pStyle w:val="Sansinterligne"/>
              <w:jc w:val="right"/>
            </w:pPr>
            <w:r>
              <w:t>Gestionnaire</w:t>
            </w:r>
            <w:r w:rsidRPr="0046500A">
              <w:t xml:space="preserve"> :</w:t>
            </w:r>
          </w:p>
        </w:tc>
        <w:tc>
          <w:tcPr>
            <w:tcW w:w="5810" w:type="dxa"/>
          </w:tcPr>
          <w:p w14:paraId="19242DA3" w14:textId="77777777" w:rsidR="00276869" w:rsidRPr="00097A1D" w:rsidRDefault="00C51994" w:rsidP="007A67BD">
            <w:pPr>
              <w:pStyle w:val="Sansinterligne"/>
            </w:pPr>
            <w:r w:rsidRPr="00097A1D">
              <w:t>Hôpital NOVO</w:t>
            </w:r>
          </w:p>
        </w:tc>
      </w:tr>
      <w:tr w:rsidR="00276869" w:rsidRPr="0046500A" w14:paraId="70E725B2" w14:textId="77777777" w:rsidTr="007A67BD">
        <w:tc>
          <w:tcPr>
            <w:tcW w:w="3828" w:type="dxa"/>
            <w:vMerge/>
          </w:tcPr>
          <w:p w14:paraId="00FE61BA" w14:textId="77777777" w:rsidR="00276869" w:rsidRPr="0046500A" w:rsidRDefault="00276869" w:rsidP="007A67BD">
            <w:pPr>
              <w:pStyle w:val="Sansinterligne"/>
            </w:pPr>
          </w:p>
        </w:tc>
        <w:tc>
          <w:tcPr>
            <w:tcW w:w="5810" w:type="dxa"/>
          </w:tcPr>
          <w:p w14:paraId="39F7C256" w14:textId="77777777" w:rsidR="00276869" w:rsidRPr="00097A1D" w:rsidRDefault="00276869" w:rsidP="007A67BD">
            <w:pPr>
              <w:pStyle w:val="Sansinterligne"/>
            </w:pPr>
            <w:r w:rsidRPr="00097A1D">
              <w:t>6 avenue de l’Ile de France CS 90079</w:t>
            </w:r>
          </w:p>
        </w:tc>
      </w:tr>
      <w:tr w:rsidR="00276869" w:rsidRPr="0046500A" w14:paraId="7AF8312F" w14:textId="77777777" w:rsidTr="007A67BD">
        <w:trPr>
          <w:trHeight w:val="80"/>
        </w:trPr>
        <w:tc>
          <w:tcPr>
            <w:tcW w:w="3828" w:type="dxa"/>
            <w:vMerge/>
          </w:tcPr>
          <w:p w14:paraId="6E9E1BC4" w14:textId="77777777" w:rsidR="00276869" w:rsidRPr="0046500A" w:rsidRDefault="00276869" w:rsidP="007A67BD">
            <w:pPr>
              <w:pStyle w:val="Sansinterligne"/>
            </w:pPr>
          </w:p>
        </w:tc>
        <w:tc>
          <w:tcPr>
            <w:tcW w:w="5810" w:type="dxa"/>
          </w:tcPr>
          <w:p w14:paraId="429C2304" w14:textId="77777777" w:rsidR="00276869" w:rsidRPr="00097A1D" w:rsidRDefault="00276869" w:rsidP="007A67BD">
            <w:pPr>
              <w:pStyle w:val="Sansinterligne"/>
            </w:pPr>
            <w:r w:rsidRPr="00097A1D">
              <w:t>95303 CERGY-PONTOISE Cedex</w:t>
            </w:r>
          </w:p>
        </w:tc>
      </w:tr>
    </w:tbl>
    <w:p w14:paraId="1E83C506" w14:textId="77777777" w:rsidR="00276869" w:rsidRDefault="00276869" w:rsidP="00276869">
      <w:pPr>
        <w:pStyle w:val="Sansinterligne"/>
      </w:pPr>
    </w:p>
    <w:p w14:paraId="402A2EDA" w14:textId="77777777" w:rsidR="00276869" w:rsidRDefault="00276869" w:rsidP="00276869">
      <w:pPr>
        <w:jc w:val="both"/>
      </w:pPr>
      <w:r>
        <w:t>Madame, Monsieur,</w:t>
      </w:r>
    </w:p>
    <w:p w14:paraId="2D543976" w14:textId="77777777" w:rsidR="005C0C34" w:rsidRDefault="005C0C34" w:rsidP="00276869">
      <w:pPr>
        <w:jc w:val="both"/>
      </w:pPr>
    </w:p>
    <w:p w14:paraId="132D3CA9" w14:textId="77777777" w:rsidR="00276869" w:rsidRDefault="00276869" w:rsidP="00276869">
      <w:pPr>
        <w:jc w:val="both"/>
      </w:pPr>
      <w:r>
        <w:t>Nous</w:t>
      </w:r>
      <w:r w:rsidRPr="00826193">
        <w:t xml:space="preserve"> vous propos</w:t>
      </w:r>
      <w:r>
        <w:t>ons</w:t>
      </w:r>
      <w:r w:rsidRPr="00826193">
        <w:t xml:space="preserve"> de participer à une </w:t>
      </w:r>
      <w:r>
        <w:t>r</w:t>
      </w:r>
      <w:r w:rsidRPr="00826193">
        <w:t xml:space="preserve">echerche </w:t>
      </w:r>
      <w:r>
        <w:t>n’i</w:t>
      </w:r>
      <w:r w:rsidRPr="00826193">
        <w:t xml:space="preserve">mpliquant </w:t>
      </w:r>
      <w:r>
        <w:t xml:space="preserve">pas </w:t>
      </w:r>
      <w:r w:rsidRPr="00826193">
        <w:t xml:space="preserve">la </w:t>
      </w:r>
      <w:r>
        <w:t>p</w:t>
      </w:r>
      <w:r w:rsidRPr="00826193">
        <w:t>ersonne</w:t>
      </w:r>
      <w:r>
        <w:t xml:space="preserve"> humaine (RNIPH)</w:t>
      </w:r>
      <w:r w:rsidRPr="00826193">
        <w:t>.</w:t>
      </w:r>
    </w:p>
    <w:p w14:paraId="497CDC3C" w14:textId="77777777" w:rsidR="00276869" w:rsidRDefault="00276869" w:rsidP="00276869">
      <w:pPr>
        <w:jc w:val="both"/>
      </w:pPr>
      <w:r>
        <w:t xml:space="preserve">L’objectif de ce document est de vous fournir toutes les informations qui vous permettront de comprendre le but de cette recherche. Veuillez prendre le temps de lire attentivement ces informations et d’en discuter avec des tiers si vous le souhaitez. N’hésitez pas à demander à votre </w:t>
      </w:r>
      <w:r w:rsidR="005C0C34">
        <w:t xml:space="preserve">référent paramédical </w:t>
      </w:r>
      <w:r>
        <w:t>l’explication des mots ou expressions que vous ne comprendriez pas.</w:t>
      </w:r>
    </w:p>
    <w:p w14:paraId="5619D684" w14:textId="77777777" w:rsidR="005C0C34" w:rsidRPr="00097A1D" w:rsidRDefault="005C0C34" w:rsidP="005C0C34">
      <w:pPr>
        <w:shd w:val="clear" w:color="auto" w:fill="FFFFFF"/>
        <w:rPr>
          <w:lang w:eastAsia="zh-CN"/>
        </w:rPr>
      </w:pPr>
      <w:del w:id="5" w:author="MATHILDE WLODARCZYK" w:date="2026-02-26T12:33:00Z">
        <w:r w:rsidRPr="00097A1D" w:rsidDel="00097A1D">
          <w:rPr>
            <w:lang w:eastAsia="zh-CN"/>
          </w:rPr>
          <w:delText>Dans le cadre du mémoire de Master 2 Infirmier en Pratique Avancée (mention onco-hématologie),</w:delText>
        </w:r>
      </w:del>
      <w:ins w:id="6" w:author="MATHILDE WLODARCZYK" w:date="2026-02-26T12:33:00Z">
        <w:r w:rsidR="00097A1D" w:rsidRPr="00097A1D">
          <w:rPr>
            <w:lang w:eastAsia="zh-CN"/>
          </w:rPr>
          <w:t>Cette recherche consiste à réaliser</w:t>
        </w:r>
      </w:ins>
      <w:r w:rsidRPr="00097A1D">
        <w:rPr>
          <w:lang w:eastAsia="zh-CN"/>
        </w:rPr>
        <w:t xml:space="preserve"> une analyse des pratiques professionnelles </w:t>
      </w:r>
      <w:del w:id="7" w:author="MATHILDE WLODARCZYK" w:date="2026-02-26T12:33:00Z">
        <w:r w:rsidRPr="00097A1D" w:rsidDel="00097A1D">
          <w:rPr>
            <w:lang w:eastAsia="zh-CN"/>
          </w:rPr>
          <w:delText xml:space="preserve">est réalisée </w:delText>
        </w:r>
      </w:del>
      <w:r w:rsidRPr="00097A1D">
        <w:rPr>
          <w:lang w:eastAsia="zh-CN"/>
        </w:rPr>
        <w:t>au sein du service d’hématologie de l’hôpital NOVO.</w:t>
      </w:r>
    </w:p>
    <w:p w14:paraId="3847754C" w14:textId="77777777" w:rsidR="00097A1D" w:rsidRDefault="005C0C34" w:rsidP="00097A1D">
      <w:pPr>
        <w:shd w:val="clear" w:color="auto" w:fill="FFFFFF"/>
        <w:rPr>
          <w:lang w:eastAsia="zh-CN"/>
        </w:rPr>
      </w:pPr>
      <w:r w:rsidRPr="00097A1D">
        <w:rPr>
          <w:lang w:eastAsia="zh-CN"/>
        </w:rPr>
        <w:t>En voici les objectifs : décrire l’organisation actuelle du suivi des patients sous thérapies orales en hématologie, identifier les écarts aux recommandations et proposer un parcours structuré et sécurisé,</w:t>
      </w:r>
      <w:r w:rsidRPr="00097A1D">
        <w:rPr>
          <w:lang w:eastAsia="zh-CN"/>
        </w:rPr>
        <w:br/>
        <w:t>notamment dans la perspective d’un hôpital de jour dédié aux thérapies orales.</w:t>
      </w:r>
      <w:r w:rsidRPr="00097A1D">
        <w:rPr>
          <w:lang w:eastAsia="zh-CN"/>
        </w:rPr>
        <w:br/>
        <w:t>Votre participation permettra de recueillir l’expérience et la perception des professionnels impliqués dans le parcours des patients sous thérapies orales, afin d’identifier les freins organisationnels, les risques potentiels et les leviers d’amélioration.</w:t>
      </w:r>
      <w:r w:rsidRPr="00097A1D">
        <w:rPr>
          <w:lang w:eastAsia="zh-CN"/>
        </w:rPr>
        <w:br/>
        <w:t>La participation consiste :</w:t>
      </w:r>
      <w:r w:rsidRPr="00097A1D">
        <w:rPr>
          <w:lang w:eastAsia="zh-CN"/>
        </w:rPr>
        <w:br/>
      </w:r>
      <w:commentRangeStart w:id="8"/>
      <w:r w:rsidRPr="00097A1D">
        <w:rPr>
          <w:lang w:eastAsia="zh-CN"/>
        </w:rPr>
        <w:t>- soit à répondre à un questionnaire écrit (durée estimée : 10 à 15 minutes)</w:t>
      </w:r>
      <w:r w:rsidRPr="00097A1D">
        <w:rPr>
          <w:lang w:eastAsia="zh-CN"/>
        </w:rPr>
        <w:br/>
        <w:t>- soit à participer à un entretien semi-directif (durée estimée : 30 minutes)</w:t>
      </w:r>
      <w:commentRangeEnd w:id="8"/>
      <w:r w:rsidR="00097A1D" w:rsidRPr="00097A1D">
        <w:rPr>
          <w:rStyle w:val="Marquedecommentaire"/>
        </w:rPr>
        <w:commentReference w:id="8"/>
      </w:r>
      <w:r w:rsidRPr="00097A1D">
        <w:rPr>
          <w:lang w:eastAsia="zh-CN"/>
        </w:rPr>
        <w:br/>
      </w:r>
      <w:del w:id="9" w:author="MATHILDE WLODARCZYK" w:date="2026-02-26T12:32:00Z">
        <w:r w:rsidRPr="00097A1D" w:rsidDel="00097A1D">
          <w:rPr>
            <w:lang w:eastAsia="zh-CN"/>
          </w:rPr>
          <w:delText>Aucune donnée relative aux patients ne sera recueillie.</w:delText>
        </w:r>
      </w:del>
      <w:r w:rsidRPr="00097A1D">
        <w:rPr>
          <w:lang w:eastAsia="zh-CN"/>
        </w:rPr>
        <w:br/>
        <w:t>Les données recueillies concernent uniquement :</w:t>
      </w:r>
      <w:r w:rsidRPr="00097A1D">
        <w:rPr>
          <w:lang w:eastAsia="zh-CN"/>
        </w:rPr>
        <w:br/>
        <w:t>- la fonction professionnelle</w:t>
      </w:r>
      <w:r w:rsidRPr="00097A1D">
        <w:rPr>
          <w:lang w:eastAsia="zh-CN"/>
        </w:rPr>
        <w:br/>
        <w:t>- l’ancienneté</w:t>
      </w:r>
      <w:r w:rsidRPr="00097A1D">
        <w:rPr>
          <w:lang w:eastAsia="zh-CN"/>
        </w:rPr>
        <w:br/>
        <w:t xml:space="preserve">- l’expérience </w:t>
      </w:r>
      <w:r w:rsidRPr="00097A1D">
        <w:rPr>
          <w:lang w:eastAsia="zh-CN"/>
        </w:rPr>
        <w:br/>
        <w:t>- les réponses aux questionnaires et entretiens.</w:t>
      </w:r>
      <w:r w:rsidRPr="00097A1D">
        <w:rPr>
          <w:lang w:eastAsia="zh-CN"/>
        </w:rPr>
        <w:br/>
        <w:t>Aucune donnée nominative</w:t>
      </w:r>
      <w:ins w:id="10" w:author="MATHILDE WLODARCZYK" w:date="2026-02-26T12:32:00Z">
        <w:r w:rsidR="00097A1D" w:rsidRPr="00097A1D">
          <w:rPr>
            <w:lang w:eastAsia="zh-CN"/>
          </w:rPr>
          <w:t xml:space="preserve"> vous concernant</w:t>
        </w:r>
      </w:ins>
      <w:r w:rsidRPr="00097A1D">
        <w:rPr>
          <w:lang w:eastAsia="zh-CN"/>
        </w:rPr>
        <w:t xml:space="preserve"> ne sera conservée</w:t>
      </w:r>
      <w:ins w:id="11" w:author="MATHILDE WLODARCZYK" w:date="2026-02-26T12:32:00Z">
        <w:r w:rsidR="00097A1D" w:rsidRPr="00097A1D">
          <w:rPr>
            <w:lang w:eastAsia="zh-CN"/>
          </w:rPr>
          <w:t>, et aucune donnée sur les patients ne sera recueillie</w:t>
        </w:r>
      </w:ins>
      <w:r w:rsidRPr="00097A1D">
        <w:rPr>
          <w:lang w:eastAsia="zh-CN"/>
        </w:rPr>
        <w:t>.</w:t>
      </w:r>
    </w:p>
    <w:p w14:paraId="286BBB4E" w14:textId="77777777" w:rsidR="00097A1D" w:rsidRDefault="005C0C34" w:rsidP="00097A1D">
      <w:pPr>
        <w:shd w:val="clear" w:color="auto" w:fill="FFFFFF"/>
        <w:jc w:val="both"/>
        <w:rPr>
          <w:lang w:eastAsia="zh-CN"/>
        </w:rPr>
      </w:pPr>
      <w:r w:rsidRPr="00097A1D">
        <w:rPr>
          <w:lang w:eastAsia="zh-CN"/>
        </w:rPr>
        <w:br/>
        <w:t xml:space="preserve">Les informations recueillies seront </w:t>
      </w:r>
      <w:ins w:id="12" w:author="MATHILDE WLODARCZYK" w:date="2026-02-26T12:34:00Z">
        <w:r w:rsidR="00097A1D" w:rsidRPr="00097A1D">
          <w:rPr>
            <w:lang w:eastAsia="zh-CN"/>
          </w:rPr>
          <w:t>pseudo-</w:t>
        </w:r>
      </w:ins>
      <w:r w:rsidRPr="00097A1D">
        <w:rPr>
          <w:lang w:eastAsia="zh-CN"/>
        </w:rPr>
        <w:t>anonymisées et utilisées uniquement dans le cadre d</w:t>
      </w:r>
      <w:ins w:id="13" w:author="MATHILDE WLODARCZYK" w:date="2026-02-26T12:34:00Z">
        <w:r w:rsidR="00097A1D" w:rsidRPr="00097A1D">
          <w:rPr>
            <w:lang w:eastAsia="zh-CN"/>
          </w:rPr>
          <w:t xml:space="preserve">e </w:t>
        </w:r>
      </w:ins>
      <w:del w:id="14" w:author="MATHILDE WLODARCZYK" w:date="2026-02-26T12:33:00Z">
        <w:r w:rsidRPr="00097A1D" w:rsidDel="00097A1D">
          <w:rPr>
            <w:lang w:eastAsia="zh-CN"/>
          </w:rPr>
          <w:delText>u mémoire d’Infirmier en Pratique Avancée</w:delText>
        </w:r>
      </w:del>
      <w:ins w:id="15" w:author="MATHILDE WLODARCZYK" w:date="2026-02-26T12:33:00Z">
        <w:r w:rsidR="00097A1D" w:rsidRPr="00097A1D">
          <w:rPr>
            <w:lang w:eastAsia="zh-CN"/>
          </w:rPr>
          <w:t>e la recherche</w:t>
        </w:r>
      </w:ins>
      <w:r w:rsidRPr="00097A1D">
        <w:rPr>
          <w:lang w:eastAsia="zh-CN"/>
        </w:rPr>
        <w:t>.</w:t>
      </w:r>
      <w:ins w:id="16" w:author="MATHILDE WLODARCZYK" w:date="2026-02-26T12:34:00Z">
        <w:r w:rsidR="00097A1D" w:rsidRPr="00097A1D">
          <w:rPr>
            <w:lang w:eastAsia="zh-CN"/>
          </w:rPr>
          <w:t xml:space="preserve"> Elles ne pourront être exploitées dans le cadre des évaluations professionnelles. </w:t>
        </w:r>
      </w:ins>
      <w:r w:rsidRPr="00097A1D">
        <w:rPr>
          <w:lang w:eastAsia="zh-CN"/>
        </w:rPr>
        <w:t xml:space="preserve"> </w:t>
      </w:r>
      <w:del w:id="17" w:author="MATHILDE WLODARCZYK" w:date="2026-02-26T12:34:00Z">
        <w:r w:rsidRPr="00097A1D" w:rsidDel="00097A1D">
          <w:rPr>
            <w:lang w:eastAsia="zh-CN"/>
          </w:rPr>
          <w:delText>Les résultats seront présentés de manière globale sans identification des participants.</w:delText>
        </w:r>
      </w:del>
      <w:r w:rsidRPr="00097A1D">
        <w:rPr>
          <w:lang w:eastAsia="zh-CN"/>
        </w:rPr>
        <w:br/>
        <w:t xml:space="preserve">La participation est libre et volontaire. </w:t>
      </w:r>
    </w:p>
    <w:p w14:paraId="47FD58E1" w14:textId="77777777" w:rsidR="00097A1D" w:rsidRDefault="00097A1D" w:rsidP="00097A1D">
      <w:pPr>
        <w:shd w:val="clear" w:color="auto" w:fill="FFFFFF"/>
        <w:jc w:val="both"/>
        <w:rPr>
          <w:lang w:eastAsia="zh-CN"/>
        </w:rPr>
      </w:pPr>
    </w:p>
    <w:p w14:paraId="5D479CC2" w14:textId="77777777" w:rsidR="005C0C34" w:rsidRPr="005C0C34" w:rsidRDefault="005C0C34" w:rsidP="00097A1D">
      <w:pPr>
        <w:shd w:val="clear" w:color="auto" w:fill="FFFFFF"/>
        <w:rPr>
          <w:sz w:val="24"/>
          <w:szCs w:val="24"/>
          <w:lang w:eastAsia="zh-CN"/>
        </w:rPr>
      </w:pPr>
      <w:r w:rsidRPr="00097A1D">
        <w:rPr>
          <w:lang w:eastAsia="zh-CN"/>
        </w:rPr>
        <w:lastRenderedPageBreak/>
        <w:t>Vous pouvez refuser de participer ou interrompre</w:t>
      </w:r>
      <w:r w:rsidR="00097A1D">
        <w:rPr>
          <w:lang w:eastAsia="zh-CN"/>
        </w:rPr>
        <w:t xml:space="preserve"> </w:t>
      </w:r>
      <w:r w:rsidRPr="00097A1D">
        <w:rPr>
          <w:lang w:eastAsia="zh-CN"/>
        </w:rPr>
        <w:t>votre participation à tout moment.</w:t>
      </w:r>
      <w:ins w:id="18" w:author="MATHILDE WLODARCZYK" w:date="2026-02-26T12:34:00Z">
        <w:r w:rsidR="00097A1D">
          <w:rPr>
            <w:lang w:eastAsia="zh-CN"/>
          </w:rPr>
          <w:t xml:space="preserve"> </w:t>
        </w:r>
      </w:ins>
      <w:r w:rsidRPr="005C0C34">
        <w:rPr>
          <w:lang w:eastAsia="zh-CN"/>
        </w:rPr>
        <w:br/>
      </w:r>
    </w:p>
    <w:p w14:paraId="1F55A355" w14:textId="77777777" w:rsidR="00097A1D" w:rsidRDefault="00276869" w:rsidP="00D93733">
      <w:pPr>
        <w:jc w:val="both"/>
      </w:pPr>
      <w:r w:rsidRPr="00097A1D">
        <w:t xml:space="preserve">Vous êtes </w:t>
      </w:r>
      <w:r w:rsidR="005C0C34" w:rsidRPr="00097A1D">
        <w:t>acteur dans la prise en charge des patients sous thérapie orale en hématologie</w:t>
      </w:r>
      <w:r w:rsidRPr="00097A1D">
        <w:t xml:space="preserve">, </w:t>
      </w:r>
      <w:r>
        <w:t xml:space="preserve">c’est la raison pour laquelle nous vous proposons de participer à l’étude </w:t>
      </w:r>
      <w:r w:rsidR="005C0C34">
        <w:t>HDJ-TO-Hémato</w:t>
      </w:r>
      <w:r>
        <w:t>.</w:t>
      </w:r>
      <w:r w:rsidRPr="006A5DEA">
        <w:t xml:space="preserve"> </w:t>
      </w:r>
    </w:p>
    <w:p w14:paraId="3367BA16" w14:textId="77777777" w:rsidR="00276869" w:rsidRPr="00BB00C8" w:rsidRDefault="00276869" w:rsidP="00D93733">
      <w:pPr>
        <w:jc w:val="both"/>
        <w:rPr>
          <w:rFonts w:eastAsiaTheme="minorHAnsi"/>
          <w:lang w:eastAsia="en-US"/>
        </w:rPr>
      </w:pPr>
      <w:r w:rsidRPr="006A5DEA">
        <w:t>Il s’agit d’une recherche non interventionnelle</w:t>
      </w:r>
      <w:r w:rsidR="00097A1D">
        <w:t>.</w:t>
      </w:r>
      <w:r w:rsidR="00D93733">
        <w:t xml:space="preserve"> </w:t>
      </w:r>
      <w:r>
        <w:t>A</w:t>
      </w:r>
      <w:r w:rsidRPr="006A5DEA">
        <w:t>ucun acte ne sera fait spécifiquement pour cette recherche</w:t>
      </w:r>
      <w:r>
        <w:t xml:space="preserve"> et votre participation </w:t>
      </w:r>
      <w:r w:rsidRPr="006A5DEA">
        <w:t xml:space="preserve">n'engendrera pour vous aucun frais supplémentaire. Il n’y a aucun risque pour vous. La décision de </w:t>
      </w:r>
      <w:r>
        <w:t>vous opposer</w:t>
      </w:r>
      <w:r w:rsidRPr="006A5DEA">
        <w:t xml:space="preserve"> ou non à l’étude vous appartient.</w:t>
      </w:r>
      <w:del w:id="19" w:author="MATHILDE WLODARCZYK" w:date="2026-02-26T12:36:00Z">
        <w:r w:rsidRPr="006A5DEA" w:rsidDel="00097A1D">
          <w:delText xml:space="preserve"> Le refus de participer ne changera en rien l’engagement de l’équipe médica</w:delText>
        </w:r>
        <w:r w:rsidDel="00097A1D">
          <w:delText>le impliquée dans votre suivi.</w:delText>
        </w:r>
      </w:del>
      <w:r>
        <w:t xml:space="preserve"> </w:t>
      </w:r>
    </w:p>
    <w:p w14:paraId="2D5ABF67" w14:textId="77777777" w:rsidR="00D93733" w:rsidRDefault="00D93733" w:rsidP="00276869">
      <w:pPr>
        <w:jc w:val="both"/>
      </w:pPr>
    </w:p>
    <w:p w14:paraId="0D6D8AFE" w14:textId="77777777" w:rsidR="00D93733" w:rsidRPr="00D93733" w:rsidRDefault="00D93733" w:rsidP="00D93733">
      <w:pPr>
        <w:autoSpaceDE w:val="0"/>
        <w:autoSpaceDN w:val="0"/>
        <w:adjustRightInd w:val="0"/>
        <w:rPr>
          <w:rFonts w:eastAsiaTheme="minorHAnsi"/>
          <w:color w:val="000000"/>
          <w:sz w:val="24"/>
          <w:szCs w:val="24"/>
          <w:lang w:eastAsia="en-US"/>
        </w:rPr>
      </w:pPr>
    </w:p>
    <w:p w14:paraId="3E79EB12" w14:textId="77777777" w:rsidR="00097A1D" w:rsidRDefault="00D93733" w:rsidP="00D93733">
      <w:pPr>
        <w:jc w:val="both"/>
        <w:rPr>
          <w:ins w:id="20" w:author="MATHILDE WLODARCZYK" w:date="2026-02-26T12:37:00Z"/>
          <w:rFonts w:eastAsiaTheme="minorHAnsi"/>
          <w:b/>
          <w:bCs/>
          <w:color w:val="000000"/>
          <w:lang w:eastAsia="en-US"/>
        </w:rPr>
      </w:pPr>
      <w:r w:rsidRPr="00D93733">
        <w:rPr>
          <w:rFonts w:eastAsiaTheme="minorHAnsi"/>
          <w:color w:val="000000"/>
          <w:sz w:val="24"/>
          <w:szCs w:val="24"/>
          <w:lang w:eastAsia="en-US"/>
        </w:rPr>
        <w:t xml:space="preserve"> </w:t>
      </w:r>
      <w:r w:rsidRPr="00D93733">
        <w:rPr>
          <w:rFonts w:eastAsiaTheme="minorHAnsi"/>
          <w:b/>
          <w:bCs/>
          <w:color w:val="000000"/>
          <w:lang w:eastAsia="en-US"/>
        </w:rPr>
        <w:t xml:space="preserve">En cas d’accord, votre participation consistera uniquement à </w:t>
      </w:r>
      <w:del w:id="21" w:author="MATHILDE WLODARCZYK" w:date="2026-02-26T12:37:00Z">
        <w:r w:rsidRPr="00D93733" w:rsidDel="00097A1D">
          <w:rPr>
            <w:rFonts w:eastAsiaTheme="minorHAnsi"/>
            <w:b/>
            <w:bCs/>
            <w:color w:val="000000"/>
            <w:lang w:eastAsia="en-US"/>
          </w:rPr>
          <w:delText>nous autoriser le recueil de certaines données de votre dossier médical</w:delText>
        </w:r>
      </w:del>
      <w:ins w:id="22" w:author="MATHILDE WLODARCZYK" w:date="2026-02-26T12:37:00Z">
        <w:r w:rsidR="00097A1D">
          <w:rPr>
            <w:rFonts w:eastAsiaTheme="minorHAnsi"/>
            <w:b/>
            <w:bCs/>
            <w:color w:val="000000"/>
            <w:lang w:eastAsia="en-US"/>
          </w:rPr>
          <w:t>répondre à nos questions grâce à un questionnaire ou lors d’un entretien</w:t>
        </w:r>
      </w:ins>
      <w:r w:rsidRPr="00D93733">
        <w:rPr>
          <w:rFonts w:eastAsiaTheme="minorHAnsi"/>
          <w:b/>
          <w:bCs/>
          <w:color w:val="000000"/>
          <w:lang w:eastAsia="en-US"/>
        </w:rPr>
        <w:t xml:space="preserve">. </w:t>
      </w:r>
    </w:p>
    <w:p w14:paraId="663BDF3D" w14:textId="77777777" w:rsidR="00D93733" w:rsidRDefault="00D93733" w:rsidP="00D93733">
      <w:pPr>
        <w:jc w:val="both"/>
        <w:rPr>
          <w:rFonts w:eastAsiaTheme="minorHAnsi"/>
          <w:b/>
          <w:bCs/>
          <w:color w:val="000000"/>
          <w:lang w:eastAsia="en-US"/>
        </w:rPr>
      </w:pPr>
      <w:r w:rsidRPr="00D93733">
        <w:rPr>
          <w:rFonts w:eastAsiaTheme="minorHAnsi"/>
          <w:b/>
          <w:bCs/>
          <w:color w:val="000000"/>
          <w:lang w:eastAsia="en-US"/>
        </w:rPr>
        <w:t>Ces données seront rendues pseudo-anonymes avant toute utilisation.</w:t>
      </w:r>
    </w:p>
    <w:p w14:paraId="21F00EDD" w14:textId="77777777" w:rsidR="00D93733" w:rsidRDefault="00D93733" w:rsidP="00D93733">
      <w:pPr>
        <w:jc w:val="both"/>
      </w:pPr>
    </w:p>
    <w:p w14:paraId="1176F6C0" w14:textId="77777777" w:rsidR="00276869" w:rsidRDefault="00276869" w:rsidP="00276869">
      <w:pPr>
        <w:jc w:val="both"/>
      </w:pPr>
      <w:r w:rsidRPr="00097A1D">
        <w:t>Cette recherche est conforme à la méthodologie de référence (MR-004)</w:t>
      </w:r>
      <w:ins w:id="23" w:author="MATHILDE WLODARCZYK" w:date="2026-02-26T12:37:00Z">
        <w:r w:rsidR="00097A1D" w:rsidRPr="00097A1D">
          <w:t>.</w:t>
        </w:r>
      </w:ins>
      <w:del w:id="24" w:author="MATHILDE WLODARCZYK" w:date="2026-02-26T12:37:00Z">
        <w:r w:rsidRPr="00097A1D" w:rsidDel="00097A1D">
          <w:delText xml:space="preserve"> / a obtenu l’autorisation de la Commission Nationale de l’Informatique et des Libertés (CNIL).</w:delText>
        </w:r>
      </w:del>
    </w:p>
    <w:p w14:paraId="1BE4DBA6" w14:textId="77777777" w:rsidR="00276869" w:rsidRPr="00CE5166" w:rsidRDefault="00276869" w:rsidP="00276869">
      <w:pPr>
        <w:jc w:val="both"/>
        <w:rPr>
          <w:iCs/>
          <w:color w:val="000000" w:themeColor="text1"/>
        </w:rPr>
      </w:pPr>
      <w:r>
        <w:rPr>
          <w:iCs/>
          <w:color w:val="000000" w:themeColor="text1"/>
        </w:rPr>
        <w:t>U</w:t>
      </w:r>
      <w:r w:rsidRPr="00CE5166">
        <w:rPr>
          <w:iCs/>
          <w:color w:val="000000" w:themeColor="text1"/>
        </w:rPr>
        <w:t>n traitement de vos données personnelles sera mis en œuvre pour permettre d’analyser les résultats de la recherche au regard de l’objectif de cette dernière qui vous a été présenté</w:t>
      </w:r>
      <w:r>
        <w:rPr>
          <w:iCs/>
          <w:color w:val="000000" w:themeColor="text1"/>
        </w:rPr>
        <w:t>e</w:t>
      </w:r>
      <w:r w:rsidRPr="00CE5166">
        <w:rPr>
          <w:iCs/>
          <w:color w:val="000000" w:themeColor="text1"/>
        </w:rPr>
        <w:t>.</w:t>
      </w:r>
    </w:p>
    <w:p w14:paraId="35CB361D" w14:textId="77777777" w:rsidR="00276869" w:rsidRDefault="00276869" w:rsidP="00276869">
      <w:pPr>
        <w:jc w:val="both"/>
      </w:pPr>
      <w:r w:rsidRPr="006A5DEA">
        <w:t xml:space="preserve">Toute information vous concernant sera rigoureusement confidentielle et protégée par les règles strictes du secret médical. Les données enregistrées à l’occasion de cette étude seront rendues </w:t>
      </w:r>
      <w:r w:rsidR="00B03E92">
        <w:t>pseudo-</w:t>
      </w:r>
      <w:r w:rsidRPr="006A5DEA">
        <w:t>anonymes avant toute saisie informatique et ne pourront être consultées que par l’équipe médicale, les personnes dûment mandatées par le gestionnaire de la recherche et éventuellement par des autorités sanitaires habilitées. Ces données pourront également, dans des conditions assurant leur confidentialité, être</w:t>
      </w:r>
      <w:r>
        <w:t xml:space="preserve"> réutilisées à des fins de recherche dans le domaine de</w:t>
      </w:r>
      <w:del w:id="25" w:author="MATHILDE WLODARCZYK" w:date="2026-02-26T12:38:00Z">
        <w:r w:rsidDel="00097A1D">
          <w:delText xml:space="preserve"> </w:delText>
        </w:r>
        <w:r w:rsidRPr="004D2AA9" w:rsidDel="00097A1D">
          <w:rPr>
            <w:highlight w:val="yellow"/>
          </w:rPr>
          <w:delText>xxxxxx</w:delText>
        </w:r>
        <w:r w:rsidDel="00097A1D">
          <w:delText xml:space="preserve"> </w:delText>
        </w:r>
      </w:del>
      <w:ins w:id="26" w:author="MATHILDE WLODARCZYK" w:date="2026-02-26T12:38:00Z">
        <w:r w:rsidR="00097A1D">
          <w:t xml:space="preserve"> l’hématologie </w:t>
        </w:r>
      </w:ins>
      <w:r>
        <w:t>et</w:t>
      </w:r>
      <w:r w:rsidRPr="006A5DEA">
        <w:t xml:space="preserve"> transmises</w:t>
      </w:r>
      <w:r>
        <w:t xml:space="preserve"> à des tiers en France ou à l’étranger</w:t>
      </w:r>
      <w:r w:rsidRPr="006A5DEA">
        <w:t>. Tous les résultats de la recherche resteront strictement confidentiels. Le traitement de vos données est conforme au règlement européen sur la protection des données personnelles (UE 2016/679 du 27 avril 2016) et à la Loi Informatique et Libertés (loi n°78-17 du 6 janvier 1978 modifiée).</w:t>
      </w:r>
    </w:p>
    <w:p w14:paraId="4FE7C2F6" w14:textId="77777777" w:rsidR="00276869" w:rsidRDefault="00276869" w:rsidP="00276869">
      <w:pPr>
        <w:jc w:val="both"/>
      </w:pPr>
      <w:r>
        <w:t xml:space="preserve">Le responsable de ce traitement </w:t>
      </w:r>
      <w:r w:rsidRPr="00097A1D">
        <w:t xml:space="preserve">est </w:t>
      </w:r>
      <w:r w:rsidR="00C51994" w:rsidRPr="00097A1D">
        <w:t>l’Hôpital NOVO</w:t>
      </w:r>
      <w:r w:rsidRPr="00097A1D">
        <w:t xml:space="preserve">, gestionnaire de la recherche. Conformément au Règlement Européen sur la Protection des Données, </w:t>
      </w:r>
      <w:r w:rsidR="00C51994" w:rsidRPr="00097A1D">
        <w:t xml:space="preserve">l’Hôpital NOVO </w:t>
      </w:r>
      <w:r w:rsidRPr="00097A1D">
        <w:t xml:space="preserve">a désigné un délégué à la protection des données que vous pouvez contacter à l’adresse mail suivante : </w:t>
      </w:r>
      <w:hyperlink r:id="rId10" w:history="1">
        <w:r w:rsidRPr="00097A1D">
          <w:rPr>
            <w:rStyle w:val="Lienhypertexte"/>
          </w:rPr>
          <w:t>dpo@ght-novo.fr</w:t>
        </w:r>
      </w:hyperlink>
      <w:r>
        <w:t>.</w:t>
      </w:r>
    </w:p>
    <w:p w14:paraId="092F3BB3" w14:textId="77777777" w:rsidR="00276869" w:rsidRDefault="00276869" w:rsidP="00276869">
      <w:pPr>
        <w:jc w:val="both"/>
      </w:pPr>
      <w:r>
        <w:t xml:space="preserve">Conformément à la réglementation et la législation en vigueur, si vous acceptez que vos données soient utilisées à des fins de recherche, vous disposez de droits concernant l’utilisation de vos données : droit d’accès à vos données, de rectification et de limitation. Vous disposez également du droit de vous opposer au traitement automatisé de vos données. Toutefois, si le retrait de vos données est susceptible de rendre impossible ou de compromettre gravement la réalisation des objectifs de la recherche, les données collectées antérieurement à votre opposition seront conservées conformément au Règlement Général de Protection des Données (art. 17.3 c et 17.3 d) de l’Union Européenne n°2016/679. De même, vous avez le droit à la portabilité de vos données, qui permet si vous le souhaitez, de récupérer vos données rendues </w:t>
      </w:r>
      <w:r w:rsidR="00B03E92">
        <w:t>pseudo-</w:t>
      </w:r>
      <w:r>
        <w:t>anonymes pour les transmettre à un autre responsable de traitement.</w:t>
      </w:r>
    </w:p>
    <w:p w14:paraId="7411FDD1" w14:textId="77777777" w:rsidR="00276869" w:rsidRDefault="00276869" w:rsidP="00276869">
      <w:pPr>
        <w:jc w:val="both"/>
      </w:pPr>
      <w:r>
        <w:t xml:space="preserve">Conformément à la législation en vigueur pour ce type d’étude, vos données rendues </w:t>
      </w:r>
      <w:r w:rsidR="00B03E92">
        <w:t>pseudo-</w:t>
      </w:r>
      <w:r>
        <w:t xml:space="preserve">anonymes seront conservées pendant une durée de 15 ans après la fin de l’étude (c'est-à-dire à compter de la fin de la participation du dernier participant). </w:t>
      </w:r>
      <w:r w:rsidR="00D93733">
        <w:t>Passé ce délai, ces données seront détruites.</w:t>
      </w:r>
    </w:p>
    <w:p w14:paraId="7143392D" w14:textId="77777777" w:rsidR="00276869" w:rsidRDefault="00276869" w:rsidP="00276869">
      <w:pPr>
        <w:jc w:val="both"/>
      </w:pPr>
      <w:r>
        <w:t>Vous avez le droit de porter une réclamation auprès de la Commission Nationale Informatique et Libertés si vos données ne sont pas traitées conformément à la règlementation des données personnelles.</w:t>
      </w:r>
    </w:p>
    <w:p w14:paraId="3AF57619" w14:textId="77777777" w:rsidR="00D93733" w:rsidRDefault="00D93733" w:rsidP="00276869">
      <w:pPr>
        <w:jc w:val="both"/>
      </w:pPr>
    </w:p>
    <w:p w14:paraId="75C07592" w14:textId="77777777" w:rsidR="00D93733" w:rsidRPr="00097A1D" w:rsidRDefault="00D93733" w:rsidP="00D93733">
      <w:pPr>
        <w:autoSpaceDE w:val="0"/>
        <w:autoSpaceDN w:val="0"/>
        <w:adjustRightInd w:val="0"/>
        <w:rPr>
          <w:rFonts w:eastAsiaTheme="minorHAnsi"/>
          <w:color w:val="000000"/>
          <w:lang w:eastAsia="en-US"/>
        </w:rPr>
      </w:pPr>
      <w:r w:rsidRPr="00097A1D">
        <w:rPr>
          <w:rFonts w:eastAsiaTheme="minorHAnsi"/>
          <w:b/>
          <w:bCs/>
          <w:color w:val="000000"/>
          <w:lang w:eastAsia="en-US"/>
        </w:rPr>
        <w:t xml:space="preserve">Coordonnées : </w:t>
      </w:r>
    </w:p>
    <w:p w14:paraId="736B4FBB" w14:textId="77777777" w:rsidR="00D93733" w:rsidRPr="00097A1D" w:rsidRDefault="00D93733" w:rsidP="00D93733">
      <w:pPr>
        <w:autoSpaceDE w:val="0"/>
        <w:autoSpaceDN w:val="0"/>
        <w:adjustRightInd w:val="0"/>
        <w:rPr>
          <w:rFonts w:eastAsiaTheme="minorHAnsi"/>
          <w:color w:val="000000"/>
          <w:lang w:eastAsia="en-US"/>
        </w:rPr>
      </w:pPr>
      <w:r w:rsidRPr="00097A1D">
        <w:rPr>
          <w:rFonts w:eastAsiaTheme="minorHAnsi"/>
          <w:color w:val="000000"/>
          <w:lang w:eastAsia="en-US"/>
        </w:rPr>
        <w:t xml:space="preserve">Commission Nationale de l’Informatique et des Libertés (CNIL) - Service des Plaintes </w:t>
      </w:r>
    </w:p>
    <w:p w14:paraId="76DEB623" w14:textId="77777777" w:rsidR="00D93733" w:rsidRPr="00097A1D" w:rsidRDefault="00D93733" w:rsidP="00D93733">
      <w:pPr>
        <w:autoSpaceDE w:val="0"/>
        <w:autoSpaceDN w:val="0"/>
        <w:adjustRightInd w:val="0"/>
        <w:rPr>
          <w:rFonts w:eastAsiaTheme="minorHAnsi"/>
          <w:color w:val="000000"/>
          <w:lang w:eastAsia="en-US"/>
        </w:rPr>
      </w:pPr>
      <w:r w:rsidRPr="00097A1D">
        <w:rPr>
          <w:rFonts w:eastAsiaTheme="minorHAnsi"/>
          <w:color w:val="000000"/>
          <w:lang w:eastAsia="en-US"/>
        </w:rPr>
        <w:t xml:space="preserve">3 place de Fontenoy </w:t>
      </w:r>
    </w:p>
    <w:p w14:paraId="58FE4AA2" w14:textId="77777777" w:rsidR="00D93733" w:rsidRPr="00097A1D" w:rsidRDefault="00D93733" w:rsidP="00D93733">
      <w:pPr>
        <w:autoSpaceDE w:val="0"/>
        <w:autoSpaceDN w:val="0"/>
        <w:adjustRightInd w:val="0"/>
        <w:rPr>
          <w:rFonts w:eastAsiaTheme="minorHAnsi"/>
          <w:color w:val="000000"/>
          <w:lang w:eastAsia="en-US"/>
        </w:rPr>
      </w:pPr>
      <w:r w:rsidRPr="00097A1D">
        <w:rPr>
          <w:rFonts w:eastAsiaTheme="minorHAnsi"/>
          <w:color w:val="000000"/>
          <w:lang w:eastAsia="en-US"/>
        </w:rPr>
        <w:t xml:space="preserve">TSA 80715 </w:t>
      </w:r>
    </w:p>
    <w:p w14:paraId="2E8214AD" w14:textId="77777777" w:rsidR="00D93733" w:rsidRPr="00097A1D" w:rsidRDefault="00D93733" w:rsidP="00D93733">
      <w:pPr>
        <w:autoSpaceDE w:val="0"/>
        <w:autoSpaceDN w:val="0"/>
        <w:adjustRightInd w:val="0"/>
        <w:rPr>
          <w:rFonts w:eastAsiaTheme="minorHAnsi"/>
          <w:color w:val="000000"/>
          <w:lang w:eastAsia="en-US"/>
        </w:rPr>
      </w:pPr>
      <w:r w:rsidRPr="00097A1D">
        <w:rPr>
          <w:rFonts w:eastAsiaTheme="minorHAnsi"/>
          <w:color w:val="000000"/>
          <w:lang w:eastAsia="en-US"/>
        </w:rPr>
        <w:t xml:space="preserve">75334 PARIS Cedex 07 </w:t>
      </w:r>
    </w:p>
    <w:p w14:paraId="4F5FF2EF" w14:textId="77777777" w:rsidR="00D93733" w:rsidRDefault="00D93733" w:rsidP="00D93733">
      <w:pPr>
        <w:jc w:val="both"/>
        <w:rPr>
          <w:rFonts w:eastAsiaTheme="minorHAnsi"/>
          <w:color w:val="000000"/>
          <w:lang w:eastAsia="en-US"/>
        </w:rPr>
      </w:pPr>
      <w:r w:rsidRPr="00097A1D">
        <w:rPr>
          <w:rFonts w:eastAsiaTheme="minorHAnsi"/>
          <w:color w:val="000000"/>
          <w:lang w:eastAsia="en-US"/>
        </w:rPr>
        <w:t>Téléphone : 01 53 73 22 22</w:t>
      </w:r>
    </w:p>
    <w:p w14:paraId="2EF79C9B" w14:textId="77777777" w:rsidR="00D93733" w:rsidRDefault="00D93733" w:rsidP="00D93733">
      <w:pPr>
        <w:jc w:val="both"/>
      </w:pPr>
    </w:p>
    <w:p w14:paraId="6C3FC1B8" w14:textId="77777777" w:rsidR="00276869" w:rsidRDefault="00276869" w:rsidP="00276869">
      <w:pPr>
        <w:jc w:val="both"/>
      </w:pPr>
      <w:r>
        <w:t xml:space="preserve">Vous pouvez également accéder directement </w:t>
      </w:r>
      <w:del w:id="27" w:author="MATHILDE WLODARCZYK" w:date="2026-02-26T12:39:00Z">
        <w:r w:rsidDel="00097A1D">
          <w:delText xml:space="preserve">ou par l’intermédiaire d’un médecin de votre choix </w:delText>
        </w:r>
      </w:del>
      <w:r>
        <w:t xml:space="preserve">à l’ensemble de vos données </w:t>
      </w:r>
      <w:del w:id="28" w:author="MATHILDE WLODARCZYK" w:date="2026-02-26T12:40:00Z">
        <w:r w:rsidDel="00097A1D">
          <w:delText>médicales</w:delText>
        </w:r>
      </w:del>
      <w:r>
        <w:t xml:space="preserve"> en application des dispositions de l’article L. 1111-7 du code de la santé publique et du RGPD de l’Union Européenne n°2016/679. </w:t>
      </w:r>
      <w:r w:rsidRPr="00097A1D">
        <w:t xml:space="preserve">Ces droits s’exercent auprès du </w:t>
      </w:r>
      <w:r w:rsidR="005C0C34" w:rsidRPr="00097A1D">
        <w:t xml:space="preserve">référent </w:t>
      </w:r>
      <w:r w:rsidRPr="00097A1D">
        <w:t>paramédical qui vous suit dans le cadre de la recherche et qui connaît votre identité.</w:t>
      </w:r>
    </w:p>
    <w:p w14:paraId="64F7A0C2" w14:textId="77777777" w:rsidR="00276869" w:rsidRDefault="00276869" w:rsidP="00276869">
      <w:pPr>
        <w:jc w:val="both"/>
        <w:rPr>
          <w:i/>
        </w:rPr>
      </w:pPr>
      <w:r>
        <w:t xml:space="preserve">A l’issue de la recherche, vous serez informé, si vous le souhaitez, des résultats globaux de l’étude. </w:t>
      </w:r>
    </w:p>
    <w:p w14:paraId="0ADF287E" w14:textId="77777777" w:rsidR="00276869" w:rsidRDefault="00276869" w:rsidP="00276869">
      <w:pPr>
        <w:jc w:val="both"/>
      </w:pPr>
    </w:p>
    <w:p w14:paraId="2E212079" w14:textId="77777777" w:rsidR="00276869" w:rsidRPr="002B4F4B" w:rsidDel="00097A1D" w:rsidRDefault="00276869" w:rsidP="00276869">
      <w:pPr>
        <w:pStyle w:val="Titre1"/>
        <w:numPr>
          <w:ilvl w:val="0"/>
          <w:numId w:val="0"/>
        </w:numPr>
        <w:spacing w:before="0" w:after="80"/>
        <w:contextualSpacing w:val="0"/>
        <w:rPr>
          <w:del w:id="29" w:author="MATHILDE WLODARCZYK" w:date="2026-02-26T12:40:00Z"/>
          <w:b w:val="0"/>
          <w:i/>
          <w:color w:val="0070C0"/>
        </w:rPr>
      </w:pPr>
      <w:del w:id="30" w:author="MATHILDE WLODARCZYK" w:date="2026-02-26T12:40:00Z">
        <w:r w:rsidRPr="00AC7B8E" w:rsidDel="00097A1D">
          <w:rPr>
            <w:b w:val="0"/>
            <w:i/>
            <w:color w:val="0070C0"/>
            <w:highlight w:val="yellow"/>
          </w:rPr>
          <w:delText>Etude proposée en face à face :</w:delText>
        </w:r>
      </w:del>
    </w:p>
    <w:p w14:paraId="47E78C5C" w14:textId="77777777" w:rsidR="00276869" w:rsidRDefault="00276869" w:rsidP="00276869">
      <w:pPr>
        <w:jc w:val="both"/>
      </w:pPr>
      <w:r>
        <w:t>Lorsque vous aurez lu cette note d’information et obtenu les réponses aux questions que vous vous posez en interrogeant</w:t>
      </w:r>
      <w:ins w:id="31" w:author="MATHILDE WLODARCZYK" w:date="2026-02-26T12:41:00Z">
        <w:r w:rsidR="005648EB">
          <w:t xml:space="preserve"> Delphine DUVAL,</w:t>
        </w:r>
      </w:ins>
      <w:r>
        <w:t xml:space="preserve"> le</w:t>
      </w:r>
      <w:r w:rsidR="005C0C34">
        <w:t xml:space="preserve"> réfèrent paramédical de l’étude</w:t>
      </w:r>
      <w:ins w:id="32" w:author="MATHILDE WLODARCZYK" w:date="2026-02-26T12:41:00Z">
        <w:r w:rsidR="005648EB">
          <w:t xml:space="preserve"> qui vous l’a présentée</w:t>
        </w:r>
      </w:ins>
      <w:r>
        <w:t>, il vous sera proposé de participer à cette étude.</w:t>
      </w:r>
    </w:p>
    <w:p w14:paraId="19008D6D" w14:textId="77777777" w:rsidR="00276869" w:rsidRDefault="00276869" w:rsidP="00276869">
      <w:pPr>
        <w:jc w:val="both"/>
      </w:pPr>
      <w:r>
        <w:t xml:space="preserve">Vous devrez </w:t>
      </w:r>
      <w:ins w:id="33" w:author="MATHILDE WLODARCZYK" w:date="2026-02-26T12:40:00Z">
        <w:r w:rsidR="00097A1D">
          <w:t xml:space="preserve">lui </w:t>
        </w:r>
      </w:ins>
      <w:r>
        <w:t xml:space="preserve">indiquer </w:t>
      </w:r>
      <w:del w:id="34" w:author="MATHILDE WLODARCZYK" w:date="2026-02-26T12:40:00Z">
        <w:r w:rsidDel="00097A1D">
          <w:delText xml:space="preserve">au </w:delText>
        </w:r>
        <w:r w:rsidR="005C0C34" w:rsidDel="00097A1D">
          <w:delText xml:space="preserve">paramédical réfèrent de l’étude </w:delText>
        </w:r>
      </w:del>
      <w:r>
        <w:t>que vous êtes d’accord pour participer ou dans le cas contraire vous devrez indiquer votre opposition</w:t>
      </w:r>
      <w:r w:rsidRPr="0010768F">
        <w:t>.</w:t>
      </w:r>
    </w:p>
    <w:p w14:paraId="453E4692" w14:textId="77777777" w:rsidR="00276869" w:rsidRDefault="00276869" w:rsidP="00276869">
      <w:pPr>
        <w:jc w:val="both"/>
      </w:pPr>
    </w:p>
    <w:p w14:paraId="01261CD2" w14:textId="77777777" w:rsidR="00276869" w:rsidDel="005648EB" w:rsidRDefault="00276869" w:rsidP="00276869">
      <w:pPr>
        <w:pStyle w:val="Titre1"/>
        <w:numPr>
          <w:ilvl w:val="0"/>
          <w:numId w:val="0"/>
        </w:numPr>
        <w:spacing w:before="0" w:after="80"/>
        <w:contextualSpacing w:val="0"/>
        <w:rPr>
          <w:del w:id="35" w:author="MATHILDE WLODARCZYK" w:date="2026-02-26T12:40:00Z"/>
          <w:b w:val="0"/>
          <w:i/>
          <w:color w:val="0070C0"/>
        </w:rPr>
      </w:pPr>
      <w:del w:id="36" w:author="MATHILDE WLODARCZYK" w:date="2026-02-26T12:40:00Z">
        <w:r w:rsidRPr="0010768F" w:rsidDel="00097A1D">
          <w:rPr>
            <w:b w:val="0"/>
            <w:i/>
            <w:color w:val="0070C0"/>
            <w:highlight w:val="yellow"/>
          </w:rPr>
          <w:delText>NI envoyée par courrier :</w:delText>
        </w:r>
      </w:del>
    </w:p>
    <w:p w14:paraId="2E2C463C" w14:textId="77777777" w:rsidR="005648EB" w:rsidRPr="005648EB" w:rsidRDefault="005648EB" w:rsidP="005648EB">
      <w:pPr>
        <w:rPr>
          <w:ins w:id="37" w:author="MATHILDE WLODARCZYK" w:date="2026-02-26T12:40:00Z"/>
          <w:lang w:eastAsia="en-US"/>
        </w:rPr>
      </w:pPr>
    </w:p>
    <w:p w14:paraId="738F2A23" w14:textId="77777777" w:rsidR="00276869" w:rsidDel="005648EB" w:rsidRDefault="00276869" w:rsidP="00276869">
      <w:pPr>
        <w:jc w:val="both"/>
        <w:rPr>
          <w:del w:id="38" w:author="MATHILDE WLODARCZYK" w:date="2026-02-26T12:41:00Z"/>
        </w:rPr>
      </w:pPr>
      <w:del w:id="39" w:author="MATHILDE WLODARCZYK" w:date="2026-02-26T12:41:00Z">
        <w:r w:rsidDel="005648EB">
          <w:delText xml:space="preserve">Vous pouvez demander des informations complémentaires auprès </w:delText>
        </w:r>
        <w:r w:rsidRPr="00446106" w:rsidDel="005648EB">
          <w:rPr>
            <w:highlight w:val="yellow"/>
          </w:rPr>
          <w:delText xml:space="preserve">de MM </w:delText>
        </w:r>
        <w:r w:rsidR="005C0C34" w:rsidDel="005648EB">
          <w:rPr>
            <w:highlight w:val="yellow"/>
          </w:rPr>
          <w:delText>Delphine Duval</w:delText>
        </w:r>
        <w:r w:rsidDel="005648EB">
          <w:delText xml:space="preserve">, </w:delText>
        </w:r>
        <w:r w:rsidRPr="00AC7B8E" w:rsidDel="005648EB">
          <w:rPr>
            <w:highlight w:val="yellow"/>
          </w:rPr>
          <w:delText>coordonnateur / responsable scientifique (interne)</w:delText>
        </w:r>
        <w:r w:rsidDel="005648EB">
          <w:delText xml:space="preserve"> de cette étude : </w:delText>
        </w:r>
        <w:r w:rsidR="005648EB" w:rsidDel="005648EB">
          <w:fldChar w:fldCharType="begin"/>
        </w:r>
        <w:r w:rsidR="005648EB" w:rsidDel="005648EB">
          <w:delInstrText xml:space="preserve"> HYPERLINK "mailto:delphine.duval@ght-novo.fr" </w:delInstrText>
        </w:r>
        <w:r w:rsidR="005648EB" w:rsidDel="005648EB">
          <w:fldChar w:fldCharType="separate"/>
        </w:r>
        <w:r w:rsidR="005C0C34" w:rsidRPr="00410BEE" w:rsidDel="005648EB">
          <w:rPr>
            <w:rStyle w:val="Lienhypertexte"/>
          </w:rPr>
          <w:delText>delphine.duval@ght-novo.fr</w:delText>
        </w:r>
        <w:r w:rsidR="005648EB" w:rsidDel="005648EB">
          <w:rPr>
            <w:rStyle w:val="Lienhypertexte"/>
          </w:rPr>
          <w:fldChar w:fldCharType="end"/>
        </w:r>
        <w:r w:rsidR="005C0C34" w:rsidDel="005648EB">
          <w:delText xml:space="preserve"> .</w:delText>
        </w:r>
      </w:del>
    </w:p>
    <w:p w14:paraId="56506ADA" w14:textId="77777777" w:rsidR="00276869" w:rsidDel="005648EB" w:rsidRDefault="00276869" w:rsidP="00276869">
      <w:pPr>
        <w:jc w:val="both"/>
        <w:rPr>
          <w:del w:id="40" w:author="MATHILDE WLODARCZYK" w:date="2026-02-26T12:41:00Z"/>
        </w:rPr>
      </w:pPr>
      <w:del w:id="41" w:author="MATHILDE WLODARCZYK" w:date="2026-02-26T12:41:00Z">
        <w:r w:rsidDel="005648EB">
          <w:delText xml:space="preserve">Si vous vous opposez au recueil de vos données, il suffit de contacter le </w:delText>
        </w:r>
        <w:r w:rsidRPr="00BC555C" w:rsidDel="005648EB">
          <w:rPr>
            <w:highlight w:val="yellow"/>
          </w:rPr>
          <w:delText xml:space="preserve">mail </w:delText>
        </w:r>
        <w:r w:rsidDel="005648EB">
          <w:delText xml:space="preserve"> dans les 30 prochains jours pour le faire savoir. Nous vous invitons à conserver cette note d’information.</w:delText>
        </w:r>
      </w:del>
    </w:p>
    <w:p w14:paraId="661FFF3D" w14:textId="77777777" w:rsidR="00276869" w:rsidRDefault="00276869" w:rsidP="00276869">
      <w:pPr>
        <w:rPr>
          <w:rStyle w:val="Accentuation"/>
          <w:rFonts w:eastAsia="Calibri"/>
          <w:sz w:val="16"/>
        </w:rPr>
      </w:pPr>
    </w:p>
    <w:p w14:paraId="748FC363" w14:textId="77777777" w:rsidR="00276869" w:rsidDel="005648EB" w:rsidRDefault="00276869" w:rsidP="00276869">
      <w:pPr>
        <w:rPr>
          <w:del w:id="42" w:author="MATHILDE WLODARCZYK" w:date="2026-02-26T12:42:00Z"/>
          <w:rStyle w:val="Accentuation"/>
          <w:rFonts w:eastAsia="Calibri"/>
          <w:sz w:val="16"/>
        </w:rPr>
      </w:pPr>
      <w:bookmarkStart w:id="43" w:name="_GoBack"/>
      <w:bookmarkEnd w:id="43"/>
    </w:p>
    <w:p w14:paraId="4A47B350" w14:textId="77777777" w:rsidR="005648EB" w:rsidRPr="005648EB" w:rsidDel="005648EB" w:rsidRDefault="005648EB" w:rsidP="00276869">
      <w:pPr>
        <w:rPr>
          <w:del w:id="44" w:author="MATHILDE WLODARCZYK" w:date="2026-02-26T12:42:00Z"/>
          <w:rStyle w:val="Accentuation"/>
          <w:rFonts w:eastAsia="Calibri"/>
          <w:sz w:val="16"/>
          <w:lang w:val="en-US"/>
        </w:rPr>
      </w:pPr>
    </w:p>
    <w:p w14:paraId="3BB6D1C4" w14:textId="77777777" w:rsidR="000E6707" w:rsidRPr="005648EB" w:rsidRDefault="000E6707" w:rsidP="000E6707">
      <w:pPr>
        <w:rPr>
          <w:szCs w:val="16"/>
          <w:lang w:val="en-US"/>
        </w:rPr>
      </w:pPr>
    </w:p>
    <w:p w14:paraId="6F9A0D8A" w14:textId="77777777" w:rsidR="000E6707" w:rsidRPr="005648EB" w:rsidRDefault="000E6707" w:rsidP="00BB00C8">
      <w:pPr>
        <w:rPr>
          <w:lang w:val="en-US"/>
        </w:rPr>
      </w:pPr>
    </w:p>
    <w:sectPr w:rsidR="000E6707" w:rsidRPr="005648EB" w:rsidSect="00311552">
      <w:headerReference w:type="default" r:id="rId11"/>
      <w:footerReference w:type="default" r:id="rId12"/>
      <w:headerReference w:type="first" r:id="rId13"/>
      <w:footerReference w:type="first" r:id="rId14"/>
      <w:pgSz w:w="11906" w:h="16838"/>
      <w:pgMar w:top="1417" w:right="1417" w:bottom="1417" w:left="1417" w:header="708" w:footer="36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MATHILDE WLODARCZYK" w:date="2026-02-26T12:32:00Z" w:initials="MW">
    <w:p w14:paraId="0A199B2B" w14:textId="77777777" w:rsidR="00097A1D" w:rsidRDefault="00097A1D">
      <w:pPr>
        <w:pStyle w:val="Commentaire"/>
      </w:pPr>
      <w:r>
        <w:rPr>
          <w:rStyle w:val="Marquedecommentaire"/>
        </w:rPr>
        <w:annotationRef/>
      </w:r>
      <w:r>
        <w:t>Les médecins feront les deux non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199B2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6CB74" w14:textId="77777777" w:rsidR="00787512" w:rsidRDefault="00787512" w:rsidP="000E6707">
      <w:r>
        <w:separator/>
      </w:r>
    </w:p>
  </w:endnote>
  <w:endnote w:type="continuationSeparator" w:id="0">
    <w:p w14:paraId="4881BE28" w14:textId="77777777" w:rsidR="00787512" w:rsidRDefault="00787512" w:rsidP="000E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1FC81" w14:textId="77777777" w:rsidR="00960F92" w:rsidRDefault="00960F92" w:rsidP="004E6A61">
    <w:pPr>
      <w:pStyle w:val="Pieddepage"/>
      <w:pBdr>
        <w:bottom w:val="single" w:sz="4" w:space="1" w:color="00555A"/>
      </w:pBdr>
      <w:jc w:val="center"/>
      <w:rPr>
        <w:rFonts w:ascii="Times New Roman" w:hAnsi="Times New Roman" w:cs="Times New Roman"/>
        <w:sz w:val="18"/>
        <w:szCs w:val="16"/>
      </w:rPr>
    </w:pPr>
    <w:r w:rsidRPr="00960F92">
      <w:rPr>
        <w:rFonts w:ascii="Arial" w:hAnsi="Arial" w:cs="Arial"/>
        <w:sz w:val="16"/>
        <w:szCs w:val="16"/>
      </w:rPr>
      <w:t xml:space="preserve">P. </w:t>
    </w:r>
    <w:r w:rsidRPr="00960F92">
      <w:rPr>
        <w:rFonts w:ascii="Arial" w:hAnsi="Arial" w:cs="Arial"/>
        <w:bCs/>
        <w:sz w:val="16"/>
        <w:szCs w:val="16"/>
      </w:rPr>
      <w:fldChar w:fldCharType="begin"/>
    </w:r>
    <w:r w:rsidRPr="00960F92">
      <w:rPr>
        <w:rFonts w:ascii="Arial" w:hAnsi="Arial" w:cs="Arial"/>
        <w:bCs/>
        <w:sz w:val="16"/>
        <w:szCs w:val="16"/>
      </w:rPr>
      <w:instrText>PAGE  \* Arabic  \* MERGEFORMAT</w:instrText>
    </w:r>
    <w:r w:rsidRPr="00960F92">
      <w:rPr>
        <w:rFonts w:ascii="Arial" w:hAnsi="Arial" w:cs="Arial"/>
        <w:bCs/>
        <w:sz w:val="16"/>
        <w:szCs w:val="16"/>
      </w:rPr>
      <w:fldChar w:fldCharType="separate"/>
    </w:r>
    <w:r w:rsidR="005648EB">
      <w:rPr>
        <w:rFonts w:ascii="Arial" w:hAnsi="Arial" w:cs="Arial"/>
        <w:bCs/>
        <w:noProof/>
        <w:sz w:val="16"/>
        <w:szCs w:val="16"/>
      </w:rPr>
      <w:t>3</w:t>
    </w:r>
    <w:r w:rsidRPr="00960F92">
      <w:rPr>
        <w:rFonts w:ascii="Arial" w:hAnsi="Arial" w:cs="Arial"/>
        <w:bCs/>
        <w:sz w:val="16"/>
        <w:szCs w:val="16"/>
      </w:rPr>
      <w:fldChar w:fldCharType="end"/>
    </w:r>
    <w:r w:rsidRPr="00960F92">
      <w:rPr>
        <w:rFonts w:ascii="Arial" w:hAnsi="Arial" w:cs="Arial"/>
        <w:sz w:val="16"/>
        <w:szCs w:val="16"/>
      </w:rPr>
      <w:t xml:space="preserve"> sur </w:t>
    </w:r>
    <w:r w:rsidRPr="00960F92">
      <w:rPr>
        <w:rFonts w:ascii="Arial" w:hAnsi="Arial" w:cs="Arial"/>
        <w:bCs/>
        <w:sz w:val="16"/>
        <w:szCs w:val="16"/>
      </w:rPr>
      <w:fldChar w:fldCharType="begin"/>
    </w:r>
    <w:r w:rsidRPr="00960F92">
      <w:rPr>
        <w:rFonts w:ascii="Arial" w:hAnsi="Arial" w:cs="Arial"/>
        <w:bCs/>
        <w:sz w:val="16"/>
        <w:szCs w:val="16"/>
      </w:rPr>
      <w:instrText>NUMPAGES  \* Arabic  \* MERGEFORMAT</w:instrText>
    </w:r>
    <w:r w:rsidRPr="00960F92">
      <w:rPr>
        <w:rFonts w:ascii="Arial" w:hAnsi="Arial" w:cs="Arial"/>
        <w:bCs/>
        <w:sz w:val="16"/>
        <w:szCs w:val="16"/>
      </w:rPr>
      <w:fldChar w:fldCharType="separate"/>
    </w:r>
    <w:r w:rsidR="005648EB">
      <w:rPr>
        <w:rFonts w:ascii="Arial" w:hAnsi="Arial" w:cs="Arial"/>
        <w:bCs/>
        <w:noProof/>
        <w:sz w:val="16"/>
        <w:szCs w:val="16"/>
      </w:rPr>
      <w:t>3</w:t>
    </w:r>
    <w:r w:rsidRPr="00960F92">
      <w:rPr>
        <w:rFonts w:ascii="Arial" w:hAnsi="Arial" w:cs="Arial"/>
        <w:bCs/>
        <w:sz w:val="16"/>
        <w:szCs w:val="16"/>
      </w:rPr>
      <w:fldChar w:fldCharType="end"/>
    </w:r>
  </w:p>
  <w:p w14:paraId="5BC0D4DA" w14:textId="77777777" w:rsidR="00960F92" w:rsidRPr="00960F92" w:rsidRDefault="00097A1D" w:rsidP="00960F92">
    <w:pPr>
      <w:pStyle w:val="Pieddepage"/>
      <w:rPr>
        <w:rFonts w:ascii="Arial" w:hAnsi="Arial" w:cs="Arial"/>
        <w:i/>
        <w:sz w:val="18"/>
        <w:szCs w:val="18"/>
      </w:rPr>
    </w:pPr>
    <w:ins w:id="45" w:author="MATHILDE WLODARCZYK" w:date="2026-02-26T12:39:00Z">
      <w:r>
        <w:rPr>
          <w:rFonts w:ascii="Arial" w:hAnsi="Arial" w:cs="Arial"/>
          <w:sz w:val="18"/>
          <w:szCs w:val="18"/>
        </w:rPr>
        <w:t xml:space="preserve">HDJ-TO-Hémato - </w:t>
      </w:r>
    </w:ins>
    <w:r w:rsidR="00276869">
      <w:rPr>
        <w:rFonts w:ascii="Arial" w:hAnsi="Arial" w:cs="Arial"/>
        <w:sz w:val="18"/>
        <w:szCs w:val="18"/>
      </w:rPr>
      <w:t>Note d’Information</w:t>
    </w:r>
    <w:r w:rsidR="00960F92" w:rsidRPr="00960F92">
      <w:rPr>
        <w:rFonts w:ascii="Arial" w:hAnsi="Arial" w:cs="Arial"/>
        <w:sz w:val="18"/>
        <w:szCs w:val="18"/>
      </w:rPr>
      <w:t xml:space="preserve"> </w:t>
    </w:r>
    <w:r w:rsidR="00960F92">
      <w:rPr>
        <w:rFonts w:ascii="Arial" w:hAnsi="Arial" w:cs="Arial"/>
        <w:sz w:val="18"/>
        <w:szCs w:val="18"/>
      </w:rPr>
      <w:t>v</w:t>
    </w:r>
    <w:r w:rsidR="00960F92" w:rsidRPr="00960F92">
      <w:rPr>
        <w:rFonts w:ascii="Arial" w:hAnsi="Arial" w:cs="Arial"/>
        <w:sz w:val="18"/>
        <w:szCs w:val="18"/>
        <w:highlight w:val="yellow"/>
      </w:rPr>
      <w:t>x-x du xx/xx/xxxx</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633FF" w14:textId="77777777" w:rsidR="004E6A61" w:rsidRDefault="004E6A61" w:rsidP="004E6A61">
    <w:pPr>
      <w:pStyle w:val="Pieddepage"/>
      <w:pBdr>
        <w:bottom w:val="single" w:sz="4" w:space="1" w:color="00555A"/>
      </w:pBdr>
      <w:jc w:val="center"/>
      <w:rPr>
        <w:rFonts w:ascii="Arial" w:hAnsi="Arial" w:cs="Arial"/>
        <w:sz w:val="16"/>
        <w:szCs w:val="16"/>
      </w:rPr>
    </w:pPr>
  </w:p>
  <w:p w14:paraId="742579BA" w14:textId="77777777" w:rsidR="004E6A61" w:rsidRDefault="004E6A61" w:rsidP="004E6A61">
    <w:pPr>
      <w:pStyle w:val="Pieddepage"/>
      <w:pBdr>
        <w:bottom w:val="single" w:sz="4" w:space="1" w:color="00555A"/>
      </w:pBdr>
      <w:jc w:val="center"/>
      <w:rPr>
        <w:rFonts w:ascii="Arial" w:hAnsi="Arial" w:cs="Arial"/>
        <w:sz w:val="16"/>
        <w:szCs w:val="16"/>
      </w:rPr>
    </w:pPr>
  </w:p>
  <w:p w14:paraId="5CBBC855" w14:textId="77777777" w:rsidR="004E6A61" w:rsidRDefault="004E6A61" w:rsidP="004E6A61">
    <w:pPr>
      <w:pStyle w:val="Pieddepage"/>
      <w:pBdr>
        <w:bottom w:val="single" w:sz="4" w:space="1" w:color="00555A"/>
      </w:pBdr>
      <w:jc w:val="center"/>
      <w:rPr>
        <w:rFonts w:ascii="Arial" w:hAnsi="Arial" w:cs="Arial"/>
        <w:sz w:val="16"/>
        <w:szCs w:val="16"/>
      </w:rPr>
    </w:pPr>
  </w:p>
  <w:p w14:paraId="2B015725" w14:textId="77777777" w:rsidR="004E6A61" w:rsidRDefault="004E6A61" w:rsidP="004E6A61">
    <w:pPr>
      <w:pStyle w:val="Pieddepage"/>
      <w:pBdr>
        <w:bottom w:val="single" w:sz="4" w:space="1" w:color="00555A"/>
      </w:pBdr>
      <w:jc w:val="center"/>
      <w:rPr>
        <w:rFonts w:ascii="Times New Roman" w:hAnsi="Times New Roman" w:cs="Times New Roman"/>
        <w:sz w:val="18"/>
        <w:szCs w:val="16"/>
      </w:rPr>
    </w:pPr>
    <w:r w:rsidRPr="00960F92">
      <w:rPr>
        <w:rFonts w:ascii="Arial" w:hAnsi="Arial" w:cs="Arial"/>
        <w:sz w:val="16"/>
        <w:szCs w:val="16"/>
      </w:rPr>
      <w:t xml:space="preserve">P. </w:t>
    </w:r>
    <w:r w:rsidRPr="00960F92">
      <w:rPr>
        <w:rFonts w:ascii="Arial" w:hAnsi="Arial" w:cs="Arial"/>
        <w:bCs/>
        <w:sz w:val="16"/>
        <w:szCs w:val="16"/>
      </w:rPr>
      <w:fldChar w:fldCharType="begin"/>
    </w:r>
    <w:r w:rsidRPr="00960F92">
      <w:rPr>
        <w:rFonts w:ascii="Arial" w:hAnsi="Arial" w:cs="Arial"/>
        <w:bCs/>
        <w:sz w:val="16"/>
        <w:szCs w:val="16"/>
      </w:rPr>
      <w:instrText>PAGE  \* Arabic  \* MERGEFORMAT</w:instrText>
    </w:r>
    <w:r w:rsidRPr="00960F92">
      <w:rPr>
        <w:rFonts w:ascii="Arial" w:hAnsi="Arial" w:cs="Arial"/>
        <w:bCs/>
        <w:sz w:val="16"/>
        <w:szCs w:val="16"/>
      </w:rPr>
      <w:fldChar w:fldCharType="separate"/>
    </w:r>
    <w:r w:rsidR="00097A1D">
      <w:rPr>
        <w:rFonts w:ascii="Arial" w:hAnsi="Arial" w:cs="Arial"/>
        <w:bCs/>
        <w:noProof/>
        <w:sz w:val="16"/>
        <w:szCs w:val="16"/>
      </w:rPr>
      <w:t>1</w:t>
    </w:r>
    <w:r w:rsidRPr="00960F92">
      <w:rPr>
        <w:rFonts w:ascii="Arial" w:hAnsi="Arial" w:cs="Arial"/>
        <w:bCs/>
        <w:sz w:val="16"/>
        <w:szCs w:val="16"/>
      </w:rPr>
      <w:fldChar w:fldCharType="end"/>
    </w:r>
    <w:r w:rsidRPr="00960F92">
      <w:rPr>
        <w:rFonts w:ascii="Arial" w:hAnsi="Arial" w:cs="Arial"/>
        <w:sz w:val="16"/>
        <w:szCs w:val="16"/>
      </w:rPr>
      <w:t xml:space="preserve"> sur </w:t>
    </w:r>
    <w:r w:rsidRPr="00960F92">
      <w:rPr>
        <w:rFonts w:ascii="Arial" w:hAnsi="Arial" w:cs="Arial"/>
        <w:bCs/>
        <w:sz w:val="16"/>
        <w:szCs w:val="16"/>
      </w:rPr>
      <w:fldChar w:fldCharType="begin"/>
    </w:r>
    <w:r w:rsidRPr="00960F92">
      <w:rPr>
        <w:rFonts w:ascii="Arial" w:hAnsi="Arial" w:cs="Arial"/>
        <w:bCs/>
        <w:sz w:val="16"/>
        <w:szCs w:val="16"/>
      </w:rPr>
      <w:instrText>NUMPAGES  \* Arabic  \* MERGEFORMAT</w:instrText>
    </w:r>
    <w:r w:rsidRPr="00960F92">
      <w:rPr>
        <w:rFonts w:ascii="Arial" w:hAnsi="Arial" w:cs="Arial"/>
        <w:bCs/>
        <w:sz w:val="16"/>
        <w:szCs w:val="16"/>
      </w:rPr>
      <w:fldChar w:fldCharType="separate"/>
    </w:r>
    <w:r w:rsidR="00097A1D">
      <w:rPr>
        <w:rFonts w:ascii="Arial" w:hAnsi="Arial" w:cs="Arial"/>
        <w:bCs/>
        <w:noProof/>
        <w:sz w:val="16"/>
        <w:szCs w:val="16"/>
      </w:rPr>
      <w:t>3</w:t>
    </w:r>
    <w:r w:rsidRPr="00960F92">
      <w:rPr>
        <w:rFonts w:ascii="Arial" w:hAnsi="Arial" w:cs="Arial"/>
        <w:bCs/>
        <w:sz w:val="16"/>
        <w:szCs w:val="16"/>
      </w:rPr>
      <w:fldChar w:fldCharType="end"/>
    </w:r>
  </w:p>
  <w:p w14:paraId="6D79005A" w14:textId="77777777" w:rsidR="004E6A61" w:rsidRDefault="004E6A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03929D" w14:textId="77777777" w:rsidR="00787512" w:rsidRDefault="00787512" w:rsidP="000E6707">
      <w:r>
        <w:separator/>
      </w:r>
    </w:p>
  </w:footnote>
  <w:footnote w:type="continuationSeparator" w:id="0">
    <w:p w14:paraId="651ABD9E" w14:textId="77777777" w:rsidR="00787512" w:rsidRDefault="00787512" w:rsidP="000E6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9DBA64" w14:textId="77777777" w:rsidR="00276869" w:rsidRPr="00812D9D" w:rsidRDefault="00276869" w:rsidP="000E6707">
    <w:pPr>
      <w:pStyle w:val="En-tte"/>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7586"/>
    </w:tblGrid>
    <w:tr w:rsidR="00276869" w14:paraId="2634E81C" w14:textId="77777777" w:rsidTr="00276869">
      <w:tc>
        <w:tcPr>
          <w:tcW w:w="1476" w:type="dxa"/>
        </w:tcPr>
        <w:p w14:paraId="7F046DB5" w14:textId="77777777" w:rsidR="00276869" w:rsidRDefault="00276869" w:rsidP="000E6707">
          <w:pPr>
            <w:pStyle w:val="En-tte"/>
          </w:pPr>
          <w:r>
            <w:rPr>
              <w:noProof/>
              <w:lang w:eastAsia="fr-FR"/>
            </w:rPr>
            <w:drawing>
              <wp:inline distT="0" distB="0" distL="0" distR="0" wp14:anchorId="2069AD15" wp14:editId="1121C2BE">
                <wp:extent cx="797560" cy="746125"/>
                <wp:effectExtent l="0" t="0" r="254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560" cy="746125"/>
                        </a:xfrm>
                        <a:prstGeom prst="rect">
                          <a:avLst/>
                        </a:prstGeom>
                        <a:noFill/>
                        <a:ln>
                          <a:noFill/>
                        </a:ln>
                      </pic:spPr>
                    </pic:pic>
                  </a:graphicData>
                </a:graphic>
              </wp:inline>
            </w:drawing>
          </w:r>
        </w:p>
      </w:tc>
      <w:tc>
        <w:tcPr>
          <w:tcW w:w="7586" w:type="dxa"/>
        </w:tcPr>
        <w:p w14:paraId="67F1C1B9" w14:textId="77777777" w:rsidR="00276869" w:rsidRPr="00097A1D" w:rsidRDefault="005C0C34" w:rsidP="00276869">
          <w:pPr>
            <w:pStyle w:val="En-tte"/>
            <w:jc w:val="center"/>
            <w:rPr>
              <w:rFonts w:ascii="Times New Roman" w:hAnsi="Times New Roman" w:cs="Times New Roman"/>
              <w:b/>
              <w:sz w:val="32"/>
              <w:szCs w:val="32"/>
            </w:rPr>
          </w:pPr>
          <w:r w:rsidRPr="00097A1D">
            <w:rPr>
              <w:rFonts w:ascii="Times New Roman" w:hAnsi="Times New Roman" w:cs="Times New Roman"/>
              <w:b/>
              <w:sz w:val="32"/>
              <w:szCs w:val="32"/>
            </w:rPr>
            <w:t>HDJ-TO-Hémato</w:t>
          </w:r>
          <w:r w:rsidR="00276869" w:rsidRPr="00097A1D">
            <w:rPr>
              <w:rFonts w:ascii="Times New Roman" w:hAnsi="Times New Roman" w:cs="Times New Roman"/>
              <w:b/>
              <w:sz w:val="32"/>
              <w:szCs w:val="32"/>
            </w:rPr>
            <w:t xml:space="preserve"> </w:t>
          </w:r>
        </w:p>
        <w:p w14:paraId="40A1B18B" w14:textId="77777777" w:rsidR="00276869" w:rsidRPr="00276869" w:rsidRDefault="00276869" w:rsidP="00276869">
          <w:pPr>
            <w:pStyle w:val="En-tte"/>
            <w:jc w:val="center"/>
            <w:rPr>
              <w:rFonts w:ascii="Times New Roman" w:hAnsi="Times New Roman" w:cs="Times New Roman"/>
              <w:sz w:val="24"/>
              <w:szCs w:val="24"/>
            </w:rPr>
          </w:pPr>
          <w:r w:rsidRPr="00276869">
            <w:rPr>
              <w:rFonts w:ascii="Times New Roman" w:hAnsi="Times New Roman" w:cs="Times New Roman"/>
              <w:sz w:val="24"/>
              <w:szCs w:val="24"/>
            </w:rPr>
            <w:t>«</w:t>
          </w:r>
          <w:r w:rsidR="005C0C34">
            <w:rPr>
              <w:rFonts w:ascii="Times New Roman" w:hAnsi="Times New Roman" w:cs="Times New Roman"/>
              <w:sz w:val="24"/>
              <w:szCs w:val="24"/>
            </w:rPr>
            <w:t xml:space="preserve"> Analyse de pratiques professionnelles pour la structuration d’un parcours en hôpital de jour dédié aux thérapies orales en hématologie</w:t>
          </w:r>
          <w:r w:rsidRPr="00276869">
            <w:rPr>
              <w:rFonts w:ascii="Times New Roman" w:hAnsi="Times New Roman" w:cs="Times New Roman"/>
              <w:sz w:val="24"/>
              <w:szCs w:val="24"/>
            </w:rPr>
            <w:t> »</w:t>
          </w:r>
        </w:p>
        <w:p w14:paraId="16250B73" w14:textId="77777777" w:rsidR="00276869" w:rsidRPr="00276869" w:rsidRDefault="00276869" w:rsidP="00276869">
          <w:pPr>
            <w:rPr>
              <w:lang w:eastAsia="en-US"/>
            </w:rPr>
          </w:pPr>
        </w:p>
      </w:tc>
    </w:tr>
  </w:tbl>
  <w:p w14:paraId="56B94FE4" w14:textId="77777777" w:rsidR="000E6707" w:rsidRPr="00812D9D" w:rsidRDefault="000E6707" w:rsidP="000E6707">
    <w:pPr>
      <w:pStyle w:val="En-tte"/>
    </w:pPr>
    <w:r w:rsidRPr="00812D9D">
      <w:ptab w:relativeTo="margin" w:alignment="center" w:leader="none"/>
    </w:r>
    <w:r w:rsidRPr="00812D9D">
      <w:ptab w:relativeTo="margin" w:alignment="right" w:leader="none"/>
    </w:r>
  </w:p>
  <w:p w14:paraId="1E3AAFE1" w14:textId="77777777" w:rsidR="000E6707" w:rsidRDefault="000E670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8640B" w14:textId="77777777" w:rsidR="000E6707" w:rsidRPr="00812D9D" w:rsidRDefault="000E6707" w:rsidP="000E6707">
    <w:pPr>
      <w:pStyle w:val="En-tte"/>
    </w:pPr>
    <w:r w:rsidRPr="00812D9D">
      <w:rPr>
        <w:rFonts w:ascii="Arial" w:hAnsi="Arial" w:cs="Arial"/>
        <w:i/>
        <w:noProof/>
        <w:sz w:val="16"/>
        <w:szCs w:val="16"/>
        <w:lang w:eastAsia="fr-FR"/>
      </w:rPr>
      <w:drawing>
        <wp:anchor distT="0" distB="0" distL="114300" distR="114300" simplePos="0" relativeHeight="251661312" behindDoc="0" locked="0" layoutInCell="1" allowOverlap="1" wp14:anchorId="5738AAC5" wp14:editId="33FC26CD">
          <wp:simplePos x="0" y="0"/>
          <wp:positionH relativeFrom="column">
            <wp:posOffset>0</wp:posOffset>
          </wp:positionH>
          <wp:positionV relativeFrom="paragraph">
            <wp:posOffset>-635</wp:posOffset>
          </wp:positionV>
          <wp:extent cx="2026285" cy="673100"/>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6285" cy="673100"/>
                  </a:xfrm>
                  <a:prstGeom prst="rect">
                    <a:avLst/>
                  </a:prstGeom>
                  <a:noFill/>
                </pic:spPr>
              </pic:pic>
            </a:graphicData>
          </a:graphic>
          <wp14:sizeRelH relativeFrom="margin">
            <wp14:pctWidth>0</wp14:pctWidth>
          </wp14:sizeRelH>
          <wp14:sizeRelV relativeFrom="margin">
            <wp14:pctHeight>0</wp14:pctHeight>
          </wp14:sizeRelV>
        </wp:anchor>
      </w:drawing>
    </w:r>
    <w:r w:rsidRPr="00812D9D">
      <w:ptab w:relativeTo="margin" w:alignment="center" w:leader="none"/>
    </w:r>
    <w:r w:rsidRPr="00812D9D">
      <w:ptab w:relativeTo="margin" w:alignment="right" w:leader="none"/>
    </w:r>
    <w:r w:rsidRPr="00812D9D">
      <w:rPr>
        <w:noProof/>
        <w:lang w:eastAsia="fr-FR"/>
      </w:rPr>
      <w:drawing>
        <wp:inline distT="0" distB="0" distL="0" distR="0" wp14:anchorId="6B695B24" wp14:editId="43DA57A8">
          <wp:extent cx="953135" cy="799465"/>
          <wp:effectExtent l="0" t="0" r="0" b="63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RC-modifie_2022.jpg"/>
                  <pic:cNvPicPr/>
                </pic:nvPicPr>
                <pic:blipFill>
                  <a:blip r:embed="rId2">
                    <a:extLst>
                      <a:ext uri="{28A0092B-C50C-407E-A947-70E740481C1C}">
                        <a14:useLocalDpi xmlns:a14="http://schemas.microsoft.com/office/drawing/2010/main" val="0"/>
                      </a:ext>
                    </a:extLst>
                  </a:blip>
                  <a:stretch>
                    <a:fillRect/>
                  </a:stretch>
                </pic:blipFill>
                <pic:spPr>
                  <a:xfrm>
                    <a:off x="0" y="0"/>
                    <a:ext cx="953135" cy="799465"/>
                  </a:xfrm>
                  <a:prstGeom prst="rect">
                    <a:avLst/>
                  </a:prstGeom>
                </pic:spPr>
              </pic:pic>
            </a:graphicData>
          </a:graphic>
        </wp:inline>
      </w:drawing>
    </w:r>
  </w:p>
  <w:p w14:paraId="0432D7E3" w14:textId="77777777" w:rsidR="000E6707" w:rsidRPr="000E6707" w:rsidRDefault="000E6707" w:rsidP="000E67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8461D"/>
    <w:multiLevelType w:val="hybridMultilevel"/>
    <w:tmpl w:val="9E6E4B62"/>
    <w:lvl w:ilvl="0" w:tplc="5204CF40">
      <w:start w:val="1"/>
      <w:numFmt w:val="decimal"/>
      <w:pStyle w:val="Titre1"/>
      <w:lvlText w:val="%1."/>
      <w:lvlJc w:val="left"/>
      <w:pPr>
        <w:ind w:left="720" w:hanging="360"/>
      </w:pPr>
      <w:rPr>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THILDE WLODARCZYK">
    <w15:presenceInfo w15:providerId="AD" w15:userId="S-1-5-21-3726725023-2581661519-2332395141-45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C34"/>
    <w:rsid w:val="00097A1D"/>
    <w:rsid w:val="000E6707"/>
    <w:rsid w:val="00116588"/>
    <w:rsid w:val="00276869"/>
    <w:rsid w:val="002F5EB1"/>
    <w:rsid w:val="00311552"/>
    <w:rsid w:val="004E6A61"/>
    <w:rsid w:val="005648EB"/>
    <w:rsid w:val="00577EBC"/>
    <w:rsid w:val="005C0C34"/>
    <w:rsid w:val="005F41D7"/>
    <w:rsid w:val="007372B0"/>
    <w:rsid w:val="00787512"/>
    <w:rsid w:val="00793569"/>
    <w:rsid w:val="00960F92"/>
    <w:rsid w:val="00A9303C"/>
    <w:rsid w:val="00B03E92"/>
    <w:rsid w:val="00BB00C8"/>
    <w:rsid w:val="00C51994"/>
    <w:rsid w:val="00C7532D"/>
    <w:rsid w:val="00D93733"/>
    <w:rsid w:val="00ED568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A6F01"/>
  <w15:chartTrackingRefBased/>
  <w15:docId w15:val="{E8655B57-F341-5F42-AA24-2E7BF2B0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707"/>
    <w:pPr>
      <w:spacing w:after="0" w:line="240" w:lineRule="auto"/>
    </w:pPr>
    <w:rPr>
      <w:rFonts w:ascii="Times New Roman" w:eastAsia="Times New Roman" w:hAnsi="Times New Roman" w:cs="Times New Roman"/>
      <w:sz w:val="20"/>
      <w:szCs w:val="20"/>
      <w:lang w:eastAsia="fr-FR"/>
    </w:rPr>
  </w:style>
  <w:style w:type="paragraph" w:styleId="Titre1">
    <w:name w:val="heading 1"/>
    <w:basedOn w:val="Paragraphedeliste"/>
    <w:next w:val="Normal"/>
    <w:link w:val="Titre1Car"/>
    <w:uiPriority w:val="9"/>
    <w:qFormat/>
    <w:rsid w:val="00276869"/>
    <w:pPr>
      <w:numPr>
        <w:numId w:val="1"/>
      </w:numPr>
      <w:spacing w:before="120" w:after="120"/>
      <w:outlineLvl w:val="0"/>
    </w:pPr>
    <w:rPr>
      <w:rFonts w:eastAsia="Calibri"/>
      <w:b/>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E6707"/>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0E6707"/>
  </w:style>
  <w:style w:type="paragraph" w:styleId="Pieddepage">
    <w:name w:val="footer"/>
    <w:basedOn w:val="Normal"/>
    <w:link w:val="PieddepageCar"/>
    <w:uiPriority w:val="99"/>
    <w:unhideWhenUsed/>
    <w:rsid w:val="000E6707"/>
    <w:pPr>
      <w:tabs>
        <w:tab w:val="center" w:pos="4536"/>
        <w:tab w:val="right" w:pos="9072"/>
      </w:tabs>
    </w:pPr>
    <w:rPr>
      <w:rFonts w:asciiTheme="minorHAnsi" w:eastAsiaTheme="minorHAnsi" w:hAnsiTheme="minorHAnsi" w:cstheme="minorBidi"/>
      <w:sz w:val="22"/>
      <w:szCs w:val="22"/>
      <w:lang w:eastAsia="en-US"/>
    </w:rPr>
  </w:style>
  <w:style w:type="character" w:customStyle="1" w:styleId="PieddepageCar">
    <w:name w:val="Pied de page Car"/>
    <w:basedOn w:val="Policepardfaut"/>
    <w:link w:val="Pieddepage"/>
    <w:uiPriority w:val="99"/>
    <w:rsid w:val="000E6707"/>
  </w:style>
  <w:style w:type="paragraph" w:styleId="Paragraphedeliste">
    <w:name w:val="List Paragraph"/>
    <w:basedOn w:val="Normal"/>
    <w:uiPriority w:val="34"/>
    <w:qFormat/>
    <w:rsid w:val="000E6707"/>
    <w:pPr>
      <w:ind w:left="720"/>
      <w:contextualSpacing/>
    </w:pPr>
  </w:style>
  <w:style w:type="paragraph" w:styleId="Titre">
    <w:name w:val="Title"/>
    <w:basedOn w:val="Normal"/>
    <w:next w:val="Normal"/>
    <w:link w:val="TitreCar"/>
    <w:uiPriority w:val="10"/>
    <w:qFormat/>
    <w:rsid w:val="000E6707"/>
    <w:pPr>
      <w:spacing w:before="120" w:after="80"/>
      <w:jc w:val="center"/>
    </w:pPr>
    <w:rPr>
      <w:rFonts w:eastAsia="Calibri"/>
      <w:b/>
      <w:sz w:val="32"/>
      <w:lang w:eastAsia="en-US"/>
    </w:rPr>
  </w:style>
  <w:style w:type="character" w:customStyle="1" w:styleId="TitreCar">
    <w:name w:val="Titre Car"/>
    <w:basedOn w:val="Policepardfaut"/>
    <w:link w:val="Titre"/>
    <w:uiPriority w:val="10"/>
    <w:rsid w:val="000E6707"/>
    <w:rPr>
      <w:rFonts w:ascii="Times New Roman" w:eastAsia="Calibri" w:hAnsi="Times New Roman" w:cs="Times New Roman"/>
      <w:b/>
      <w:sz w:val="32"/>
      <w:szCs w:val="20"/>
    </w:rPr>
  </w:style>
  <w:style w:type="paragraph" w:styleId="Sous-titre">
    <w:name w:val="Subtitle"/>
    <w:basedOn w:val="Normal"/>
    <w:next w:val="Normal"/>
    <w:link w:val="Sous-titreCar"/>
    <w:uiPriority w:val="11"/>
    <w:qFormat/>
    <w:rsid w:val="000E6707"/>
    <w:pPr>
      <w:spacing w:after="80"/>
      <w:jc w:val="center"/>
    </w:pPr>
    <w:rPr>
      <w:rFonts w:eastAsia="Calibri"/>
      <w:sz w:val="24"/>
      <w:lang w:eastAsia="en-US"/>
    </w:rPr>
  </w:style>
  <w:style w:type="character" w:customStyle="1" w:styleId="Sous-titreCar">
    <w:name w:val="Sous-titre Car"/>
    <w:basedOn w:val="Policepardfaut"/>
    <w:link w:val="Sous-titre"/>
    <w:uiPriority w:val="11"/>
    <w:rsid w:val="000E6707"/>
    <w:rPr>
      <w:rFonts w:ascii="Times New Roman" w:eastAsia="Calibri" w:hAnsi="Times New Roman" w:cs="Times New Roman"/>
      <w:sz w:val="24"/>
      <w:szCs w:val="20"/>
    </w:rPr>
  </w:style>
  <w:style w:type="character" w:styleId="Accentuation">
    <w:name w:val="Emphasis"/>
    <w:uiPriority w:val="20"/>
    <w:qFormat/>
    <w:rsid w:val="000E6707"/>
    <w:rPr>
      <w:b/>
    </w:rPr>
  </w:style>
  <w:style w:type="paragraph" w:customStyle="1" w:styleId="Default">
    <w:name w:val="Default"/>
    <w:rsid w:val="000E6707"/>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Textedebulles">
    <w:name w:val="Balloon Text"/>
    <w:basedOn w:val="Normal"/>
    <w:link w:val="TextedebullesCar"/>
    <w:uiPriority w:val="99"/>
    <w:semiHidden/>
    <w:unhideWhenUsed/>
    <w:rsid w:val="000E6707"/>
    <w:rPr>
      <w:rFonts w:ascii="Segoe UI" w:hAnsi="Segoe UI" w:cs="Segoe UI"/>
      <w:sz w:val="18"/>
      <w:szCs w:val="18"/>
    </w:rPr>
  </w:style>
  <w:style w:type="character" w:customStyle="1" w:styleId="TextedebullesCar">
    <w:name w:val="Texte de bulles Car"/>
    <w:basedOn w:val="Policepardfaut"/>
    <w:link w:val="Textedebulles"/>
    <w:uiPriority w:val="99"/>
    <w:semiHidden/>
    <w:rsid w:val="000E6707"/>
    <w:rPr>
      <w:rFonts w:ascii="Segoe UI" w:eastAsia="Times New Roman" w:hAnsi="Segoe UI" w:cs="Segoe UI"/>
      <w:sz w:val="18"/>
      <w:szCs w:val="18"/>
      <w:lang w:eastAsia="fr-FR"/>
    </w:rPr>
  </w:style>
  <w:style w:type="character" w:customStyle="1" w:styleId="Titre1Car">
    <w:name w:val="Titre 1 Car"/>
    <w:basedOn w:val="Policepardfaut"/>
    <w:link w:val="Titre1"/>
    <w:uiPriority w:val="9"/>
    <w:rsid w:val="00276869"/>
    <w:rPr>
      <w:rFonts w:ascii="Times New Roman" w:eastAsia="Calibri" w:hAnsi="Times New Roman" w:cs="Times New Roman"/>
      <w:b/>
      <w:sz w:val="20"/>
      <w:szCs w:val="20"/>
    </w:rPr>
  </w:style>
  <w:style w:type="paragraph" w:styleId="Sansinterligne">
    <w:name w:val="No Spacing"/>
    <w:basedOn w:val="Normal"/>
    <w:uiPriority w:val="1"/>
    <w:qFormat/>
    <w:rsid w:val="00276869"/>
    <w:rPr>
      <w:rFonts w:eastAsia="Calibri"/>
      <w:lang w:eastAsia="en-US"/>
    </w:rPr>
  </w:style>
  <w:style w:type="character" w:styleId="Emphaseintense">
    <w:name w:val="Intense Emphasis"/>
    <w:uiPriority w:val="21"/>
    <w:qFormat/>
    <w:rsid w:val="00276869"/>
    <w:rPr>
      <w:rFonts w:cs="Arial"/>
      <w:i/>
    </w:rPr>
  </w:style>
  <w:style w:type="character" w:styleId="Lienhypertexte">
    <w:name w:val="Hyperlink"/>
    <w:basedOn w:val="Policepardfaut"/>
    <w:uiPriority w:val="99"/>
    <w:unhideWhenUsed/>
    <w:rsid w:val="00276869"/>
    <w:rPr>
      <w:color w:val="0563C1" w:themeColor="hyperlink"/>
      <w:u w:val="single"/>
    </w:rPr>
  </w:style>
  <w:style w:type="table" w:styleId="Grilledutableau">
    <w:name w:val="Table Grid"/>
    <w:basedOn w:val="TableauNormal"/>
    <w:uiPriority w:val="39"/>
    <w:rsid w:val="00276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Policepardfaut"/>
    <w:rsid w:val="005C0C34"/>
  </w:style>
  <w:style w:type="character" w:customStyle="1" w:styleId="UnresolvedMention">
    <w:name w:val="Unresolved Mention"/>
    <w:basedOn w:val="Policepardfaut"/>
    <w:uiPriority w:val="99"/>
    <w:semiHidden/>
    <w:unhideWhenUsed/>
    <w:rsid w:val="005C0C34"/>
    <w:rPr>
      <w:color w:val="605E5C"/>
      <w:shd w:val="clear" w:color="auto" w:fill="E1DFDD"/>
    </w:rPr>
  </w:style>
  <w:style w:type="character" w:styleId="Marquedecommentaire">
    <w:name w:val="annotation reference"/>
    <w:basedOn w:val="Policepardfaut"/>
    <w:uiPriority w:val="99"/>
    <w:semiHidden/>
    <w:unhideWhenUsed/>
    <w:rsid w:val="00097A1D"/>
    <w:rPr>
      <w:sz w:val="16"/>
      <w:szCs w:val="16"/>
    </w:rPr>
  </w:style>
  <w:style w:type="paragraph" w:styleId="Commentaire">
    <w:name w:val="annotation text"/>
    <w:basedOn w:val="Normal"/>
    <w:link w:val="CommentaireCar"/>
    <w:uiPriority w:val="99"/>
    <w:semiHidden/>
    <w:unhideWhenUsed/>
    <w:rsid w:val="00097A1D"/>
  </w:style>
  <w:style w:type="character" w:customStyle="1" w:styleId="CommentaireCar">
    <w:name w:val="Commentaire Car"/>
    <w:basedOn w:val="Policepardfaut"/>
    <w:link w:val="Commentaire"/>
    <w:uiPriority w:val="99"/>
    <w:semiHidden/>
    <w:rsid w:val="00097A1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097A1D"/>
    <w:rPr>
      <w:b/>
      <w:bCs/>
    </w:rPr>
  </w:style>
  <w:style w:type="character" w:customStyle="1" w:styleId="ObjetducommentaireCar">
    <w:name w:val="Objet du commentaire Car"/>
    <w:basedOn w:val="CommentaireCar"/>
    <w:link w:val="Objetducommentaire"/>
    <w:uiPriority w:val="99"/>
    <w:semiHidden/>
    <w:rsid w:val="00097A1D"/>
    <w:rPr>
      <w:rFonts w:ascii="Times New Roman" w:eastAsia="Times New Roman" w:hAnsi="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54686">
      <w:bodyDiv w:val="1"/>
      <w:marLeft w:val="0"/>
      <w:marRight w:val="0"/>
      <w:marTop w:val="0"/>
      <w:marBottom w:val="0"/>
      <w:divBdr>
        <w:top w:val="none" w:sz="0" w:space="0" w:color="auto"/>
        <w:left w:val="none" w:sz="0" w:space="0" w:color="auto"/>
        <w:bottom w:val="none" w:sz="0" w:space="0" w:color="auto"/>
        <w:right w:val="none" w:sz="0" w:space="0" w:color="auto"/>
      </w:divBdr>
      <w:divsChild>
        <w:div w:id="1792086397">
          <w:marLeft w:val="0"/>
          <w:marRight w:val="0"/>
          <w:marTop w:val="150"/>
          <w:marBottom w:val="150"/>
          <w:divBdr>
            <w:top w:val="none" w:sz="0" w:space="0" w:color="auto"/>
            <w:left w:val="none" w:sz="0" w:space="0" w:color="auto"/>
            <w:bottom w:val="none" w:sz="0" w:space="0" w:color="auto"/>
            <w:right w:val="none" w:sz="0" w:space="0" w:color="auto"/>
          </w:divBdr>
          <w:divsChild>
            <w:div w:id="1456680295">
              <w:marLeft w:val="0"/>
              <w:marRight w:val="0"/>
              <w:marTop w:val="0"/>
              <w:marBottom w:val="0"/>
              <w:divBdr>
                <w:top w:val="none" w:sz="0" w:space="0" w:color="auto"/>
                <w:left w:val="none" w:sz="0" w:space="0" w:color="auto"/>
                <w:bottom w:val="none" w:sz="0" w:space="0" w:color="auto"/>
                <w:right w:val="none" w:sz="0" w:space="0" w:color="auto"/>
              </w:divBdr>
            </w:div>
          </w:divsChild>
        </w:div>
        <w:div w:id="69549495">
          <w:marLeft w:val="0"/>
          <w:marRight w:val="0"/>
          <w:marTop w:val="150"/>
          <w:marBottom w:val="150"/>
          <w:divBdr>
            <w:top w:val="none" w:sz="0" w:space="0" w:color="auto"/>
            <w:left w:val="none" w:sz="0" w:space="0" w:color="auto"/>
            <w:bottom w:val="none" w:sz="0" w:space="0" w:color="auto"/>
            <w:right w:val="none" w:sz="0" w:space="0" w:color="auto"/>
          </w:divBdr>
          <w:divsChild>
            <w:div w:id="18599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po@ght-novo.fr"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AD208-93AE-4DD4-A720-047337C39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1285</Words>
  <Characters>7072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MATHILDE WLODARCZYK</cp:lastModifiedBy>
  <cp:revision>2</cp:revision>
  <cp:lastPrinted>2023-01-05T15:01:00Z</cp:lastPrinted>
  <dcterms:created xsi:type="dcterms:W3CDTF">2026-02-20T12:45:00Z</dcterms:created>
  <dcterms:modified xsi:type="dcterms:W3CDTF">2026-02-26T11:42:00Z</dcterms:modified>
</cp:coreProperties>
</file>